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669A6" w14:textId="77777777" w:rsidR="00995EF0" w:rsidRDefault="006B4AFF">
      <w:pPr>
        <w:ind w:firstLine="720"/>
        <w:jc w:val="center"/>
        <w:rPr>
          <w:rFonts w:ascii="Times New Roman" w:eastAsia="Times New Roman" w:hAnsi="Times New Roman" w:cs="Times New Roman"/>
          <w:b/>
          <w:sz w:val="28"/>
          <w:szCs w:val="28"/>
          <w:highlight w:val="yellow"/>
        </w:rPr>
      </w:pPr>
      <w:r>
        <w:rPr>
          <w:rFonts w:ascii="Browallia New" w:eastAsia="Browallia New" w:hAnsi="Browallia New" w:cs="Browallia New"/>
          <w:b/>
          <w:noProof/>
          <w:sz w:val="48"/>
          <w:szCs w:val="48"/>
          <w:highlight w:val="yellow"/>
        </w:rPr>
        <w:drawing>
          <wp:anchor distT="0" distB="0" distL="114300" distR="114300" simplePos="0" relativeHeight="251658240" behindDoc="0" locked="0" layoutInCell="1" hidden="0" allowOverlap="1" wp14:anchorId="71B3369E" wp14:editId="15B2C945">
            <wp:simplePos x="0" y="0"/>
            <wp:positionH relativeFrom="margin">
              <wp:posOffset>1907540</wp:posOffset>
            </wp:positionH>
            <wp:positionV relativeFrom="margin">
              <wp:posOffset>-251460</wp:posOffset>
            </wp:positionV>
            <wp:extent cx="2281238" cy="893768"/>
            <wp:effectExtent l="0" t="0" r="0" b="0"/>
            <wp:wrapNone/>
            <wp:docPr id="45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281238" cy="893768"/>
                    </a:xfrm>
                    <a:prstGeom prst="rect">
                      <a:avLst/>
                    </a:prstGeom>
                    <a:ln/>
                  </pic:spPr>
                </pic:pic>
              </a:graphicData>
            </a:graphic>
          </wp:anchor>
        </w:drawing>
      </w:r>
    </w:p>
    <w:p w14:paraId="611FF41F" w14:textId="77777777" w:rsidR="00995EF0" w:rsidRDefault="00995EF0">
      <w:pPr>
        <w:ind w:firstLine="720"/>
        <w:jc w:val="center"/>
        <w:rPr>
          <w:rFonts w:ascii="Times New Roman" w:eastAsia="Times New Roman" w:hAnsi="Times New Roman" w:cs="Times New Roman"/>
          <w:b/>
          <w:sz w:val="28"/>
          <w:szCs w:val="28"/>
          <w:highlight w:val="yellow"/>
        </w:rPr>
      </w:pPr>
    </w:p>
    <w:p w14:paraId="21E53BFB" w14:textId="77777777" w:rsidR="00995EF0" w:rsidRDefault="00995EF0">
      <w:pPr>
        <w:ind w:firstLine="720"/>
        <w:jc w:val="center"/>
        <w:rPr>
          <w:rFonts w:ascii="Times New Roman" w:eastAsia="Times New Roman" w:hAnsi="Times New Roman" w:cs="Times New Roman"/>
          <w:b/>
          <w:sz w:val="28"/>
          <w:szCs w:val="28"/>
          <w:highlight w:val="yellow"/>
        </w:rPr>
      </w:pPr>
    </w:p>
    <w:p w14:paraId="723AC32E" w14:textId="77777777" w:rsidR="00995EF0" w:rsidRDefault="00995EF0">
      <w:pPr>
        <w:ind w:firstLine="720"/>
        <w:jc w:val="center"/>
        <w:rPr>
          <w:rFonts w:ascii="Times New Roman" w:eastAsia="Times New Roman" w:hAnsi="Times New Roman" w:cs="Times New Roman"/>
          <w:b/>
          <w:sz w:val="28"/>
          <w:szCs w:val="28"/>
          <w:highlight w:val="yellow"/>
        </w:rPr>
      </w:pPr>
    </w:p>
    <w:p w14:paraId="535EA1FD" w14:textId="39A738D1" w:rsidR="00995EF0" w:rsidRDefault="00F61A21">
      <w:pPr>
        <w:ind w:firstLine="720"/>
        <w:jc w:val="center"/>
        <w:rPr>
          <w:rFonts w:ascii="Times New Roman" w:eastAsia="Times New Roman" w:hAnsi="Times New Roman" w:cs="Times New Roman"/>
          <w:b/>
          <w:sz w:val="28"/>
          <w:szCs w:val="28"/>
        </w:rPr>
      </w:pPr>
      <w:r w:rsidRPr="00F97524">
        <w:rPr>
          <w:rFonts w:ascii="Times New Roman" w:eastAsia="Times New Roman" w:hAnsi="Times New Roman" w:cs="Times New Roman"/>
          <w:b/>
          <w:sz w:val="28"/>
          <w:szCs w:val="28"/>
        </w:rPr>
        <w:t>ENGINEERING</w:t>
      </w:r>
      <w:r w:rsidR="006B4AFF" w:rsidRPr="00F97524">
        <w:rPr>
          <w:rFonts w:ascii="Times New Roman" w:eastAsia="Times New Roman" w:hAnsi="Times New Roman" w:cs="Times New Roman"/>
          <w:b/>
          <w:sz w:val="28"/>
          <w:szCs w:val="28"/>
        </w:rPr>
        <w:t xml:space="preserve"> SYSTEM</w:t>
      </w:r>
      <w:r>
        <w:rPr>
          <w:rFonts w:ascii="Times New Roman" w:eastAsia="Times New Roman" w:hAnsi="Times New Roman" w:cs="Times New Roman"/>
          <w:b/>
          <w:sz w:val="28"/>
          <w:szCs w:val="28"/>
        </w:rPr>
        <w:t>S (MEP)</w:t>
      </w:r>
      <w:r w:rsidR="006B4AFF">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INSTALLATION </w:t>
      </w:r>
      <w:r w:rsidR="006B4AFF">
        <w:rPr>
          <w:rFonts w:ascii="Times New Roman" w:eastAsia="Times New Roman" w:hAnsi="Times New Roman" w:cs="Times New Roman"/>
          <w:b/>
          <w:sz w:val="28"/>
          <w:szCs w:val="28"/>
        </w:rPr>
        <w:t>CONTRACT</w:t>
      </w:r>
    </w:p>
    <w:p w14:paraId="70793E80" w14:textId="77777777" w:rsidR="00995EF0" w:rsidRDefault="006B4AFF">
      <w:pPr>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of</w:t>
      </w:r>
    </w:p>
    <w:p w14:paraId="765F9B4C" w14:textId="77777777" w:rsidR="00995EF0" w:rsidRDefault="006B4AFF">
      <w:pPr>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 VISTA VILLAS PROJECT</w:t>
      </w:r>
    </w:p>
    <w:p w14:paraId="4CD5BAE7" w14:textId="77777777" w:rsidR="00995EF0" w:rsidRDefault="00995EF0">
      <w:pPr>
        <w:ind w:firstLine="720"/>
        <w:jc w:val="center"/>
        <w:rPr>
          <w:rFonts w:ascii="Times New Roman" w:eastAsia="Times New Roman" w:hAnsi="Times New Roman" w:cs="Times New Roman"/>
          <w:b/>
          <w:sz w:val="28"/>
          <w:szCs w:val="28"/>
        </w:rPr>
      </w:pPr>
    </w:p>
    <w:p w14:paraId="3E701958" w14:textId="77777777" w:rsidR="00995EF0" w:rsidRDefault="006B4AFF">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48/210 Moo 4, </w:t>
      </w:r>
      <w:proofErr w:type="spellStart"/>
      <w:r>
        <w:rPr>
          <w:rFonts w:ascii="Times New Roman" w:eastAsia="Times New Roman" w:hAnsi="Times New Roman" w:cs="Times New Roman"/>
          <w:sz w:val="28"/>
          <w:szCs w:val="28"/>
        </w:rPr>
        <w:t>Cherngtalay</w:t>
      </w:r>
      <w:proofErr w:type="spellEnd"/>
      <w:r>
        <w:rPr>
          <w:rFonts w:ascii="Times New Roman" w:eastAsia="Times New Roman" w:hAnsi="Times New Roman" w:cs="Times New Roman"/>
          <w:sz w:val="28"/>
          <w:szCs w:val="28"/>
        </w:rPr>
        <w:t>, Thalang, Phuket, 83110</w:t>
      </w:r>
    </w:p>
    <w:p w14:paraId="6D890E3F" w14:textId="15AAEE39" w:rsidR="00995EF0" w:rsidRDefault="007948DA">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September </w:t>
      </w:r>
      <w:r w:rsidR="001F346E">
        <w:rPr>
          <w:rFonts w:ascii="Times New Roman" w:eastAsia="Times New Roman" w:hAnsi="Times New Roman" w:cs="Times New Roman"/>
          <w:sz w:val="28"/>
          <w:szCs w:val="28"/>
        </w:rPr>
        <w:t>5</w:t>
      </w:r>
      <w:r w:rsidR="006B4AFF" w:rsidRPr="00A97490">
        <w:rPr>
          <w:rFonts w:ascii="Times New Roman" w:eastAsia="Times New Roman" w:hAnsi="Times New Roman" w:cs="Times New Roman"/>
          <w:sz w:val="28"/>
          <w:szCs w:val="28"/>
        </w:rPr>
        <w:t>, 2023</w:t>
      </w:r>
    </w:p>
    <w:p w14:paraId="3DF47974" w14:textId="77777777" w:rsidR="00995EF0" w:rsidRDefault="00995EF0">
      <w:pPr>
        <w:ind w:firstLine="720"/>
        <w:jc w:val="both"/>
        <w:rPr>
          <w:rFonts w:ascii="Times New Roman" w:eastAsia="Times New Roman" w:hAnsi="Times New Roman" w:cs="Times New Roman"/>
          <w:sz w:val="28"/>
          <w:szCs w:val="28"/>
        </w:rPr>
      </w:pPr>
    </w:p>
    <w:p w14:paraId="66E426A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By and between:</w:t>
      </w:r>
    </w:p>
    <w:p w14:paraId="59AB30B3" w14:textId="77777777" w:rsidR="00995EF0" w:rsidRDefault="006B4AFF">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PHUKET BEST WAY COMPANY LIMITED, a Thai limited liability </w:t>
      </w:r>
      <w:proofErr w:type="gramStart"/>
      <w:r>
        <w:rPr>
          <w:rFonts w:ascii="Times New Roman" w:eastAsia="Times New Roman" w:hAnsi="Times New Roman" w:cs="Times New Roman"/>
          <w:b/>
          <w:sz w:val="28"/>
          <w:szCs w:val="28"/>
        </w:rPr>
        <w:t>company,  having</w:t>
      </w:r>
      <w:proofErr w:type="gramEnd"/>
      <w:r>
        <w:rPr>
          <w:rFonts w:ascii="Times New Roman" w:eastAsia="Times New Roman" w:hAnsi="Times New Roman" w:cs="Times New Roman"/>
          <w:b/>
          <w:sz w:val="28"/>
          <w:szCs w:val="28"/>
        </w:rPr>
        <w:t xml:space="preserve"> its principal office at 48/210 Moo 4, </w:t>
      </w:r>
      <w:proofErr w:type="spellStart"/>
      <w:r>
        <w:rPr>
          <w:rFonts w:ascii="Times New Roman" w:eastAsia="Times New Roman" w:hAnsi="Times New Roman" w:cs="Times New Roman"/>
          <w:b/>
          <w:sz w:val="28"/>
          <w:szCs w:val="28"/>
        </w:rPr>
        <w:t>Cherngtalay</w:t>
      </w:r>
      <w:proofErr w:type="spellEnd"/>
      <w:r>
        <w:rPr>
          <w:rFonts w:ascii="Times New Roman" w:eastAsia="Times New Roman" w:hAnsi="Times New Roman" w:cs="Times New Roman"/>
          <w:b/>
          <w:sz w:val="28"/>
          <w:szCs w:val="28"/>
        </w:rPr>
        <w:t>, Thalang, Phuket 83110, Thailand, register no. 0835564006464, hereinafter referred to as the “Employer”, and</w:t>
      </w:r>
    </w:p>
    <w:p w14:paraId="17783C0A" w14:textId="77777777" w:rsidR="00995EF0" w:rsidRDefault="00995EF0">
      <w:pPr>
        <w:ind w:firstLine="720"/>
        <w:jc w:val="both"/>
        <w:rPr>
          <w:rFonts w:ascii="Times New Roman" w:eastAsia="Times New Roman" w:hAnsi="Times New Roman" w:cs="Times New Roman"/>
          <w:sz w:val="28"/>
          <w:szCs w:val="28"/>
        </w:rPr>
      </w:pPr>
    </w:p>
    <w:p w14:paraId="7AA40C84" w14:textId="049B95BA" w:rsidR="00995EF0" w:rsidRPr="00A51E47" w:rsidRDefault="002B74F1" w:rsidP="00A51E47">
      <w:pPr>
        <w:ind w:firstLine="720"/>
        <w:jc w:val="both"/>
        <w:rPr>
          <w:rFonts w:ascii="Times New Roman" w:eastAsia="Times New Roman" w:hAnsi="Times New Roman" w:cs="Times New Roman"/>
          <w:b/>
          <w:sz w:val="28"/>
          <w:szCs w:val="28"/>
        </w:rPr>
      </w:pPr>
      <w:r w:rsidRPr="00A97490">
        <w:rPr>
          <w:rFonts w:ascii="Times New Roman" w:eastAsia="Times New Roman" w:hAnsi="Times New Roman" w:cs="Times New Roman"/>
          <w:b/>
          <w:sz w:val="28"/>
          <w:szCs w:val="28"/>
        </w:rPr>
        <w:t>MI</w:t>
      </w:r>
      <w:r w:rsidR="00A51E47" w:rsidRPr="00A97490">
        <w:rPr>
          <w:rFonts w:ascii="Times New Roman" w:eastAsia="Times New Roman" w:hAnsi="Times New Roman" w:cs="Times New Roman"/>
          <w:b/>
          <w:sz w:val="28"/>
          <w:szCs w:val="28"/>
        </w:rPr>
        <w:t>T RUAMSRANG COMPANY LIMITED,</w:t>
      </w:r>
      <w:r w:rsidR="00A51E47" w:rsidRPr="00A97490">
        <w:rPr>
          <w:rFonts w:ascii="Times New Roman" w:eastAsia="Times New Roman" w:hAnsi="Times New Roman" w:cs="Times New Roman"/>
          <w:b/>
          <w:i/>
          <w:iCs/>
          <w:sz w:val="28"/>
          <w:szCs w:val="28"/>
        </w:rPr>
        <w:t xml:space="preserve"> </w:t>
      </w:r>
      <w:r w:rsidR="00A51E47" w:rsidRPr="00A97490">
        <w:rPr>
          <w:rFonts w:ascii="Times New Roman" w:eastAsia="Times New Roman" w:hAnsi="Times New Roman" w:cs="Times New Roman"/>
          <w:b/>
          <w:sz w:val="28"/>
          <w:szCs w:val="28"/>
        </w:rPr>
        <w:t xml:space="preserve">a Thai limited liability </w:t>
      </w:r>
      <w:proofErr w:type="gramStart"/>
      <w:r w:rsidR="00A51E47" w:rsidRPr="00A97490">
        <w:rPr>
          <w:rFonts w:ascii="Times New Roman" w:eastAsia="Times New Roman" w:hAnsi="Times New Roman" w:cs="Times New Roman"/>
          <w:b/>
          <w:sz w:val="28"/>
          <w:szCs w:val="28"/>
        </w:rPr>
        <w:t>company,  having</w:t>
      </w:r>
      <w:proofErr w:type="gramEnd"/>
      <w:r w:rsidR="00A51E47" w:rsidRPr="00A97490">
        <w:rPr>
          <w:rFonts w:ascii="Times New Roman" w:eastAsia="Times New Roman" w:hAnsi="Times New Roman" w:cs="Times New Roman"/>
          <w:b/>
          <w:sz w:val="28"/>
          <w:szCs w:val="28"/>
        </w:rPr>
        <w:t xml:space="preserve"> its principal office at 1/131 Moo 8, Sri-</w:t>
      </w:r>
      <w:proofErr w:type="spellStart"/>
      <w:r w:rsidR="00A51E47" w:rsidRPr="00A97490">
        <w:rPr>
          <w:rFonts w:ascii="Times New Roman" w:eastAsia="Times New Roman" w:hAnsi="Times New Roman" w:cs="Times New Roman"/>
          <w:b/>
          <w:sz w:val="28"/>
          <w:szCs w:val="28"/>
        </w:rPr>
        <w:t>S</w:t>
      </w:r>
      <w:r w:rsidR="00C72B5D">
        <w:rPr>
          <w:rFonts w:ascii="Times New Roman" w:eastAsia="Times New Roman" w:hAnsi="Times New Roman" w:cs="Times New Roman"/>
          <w:b/>
          <w:sz w:val="28"/>
          <w:szCs w:val="28"/>
        </w:rPr>
        <w:t>oo</w:t>
      </w:r>
      <w:r w:rsidR="00A51E47" w:rsidRPr="00A97490">
        <w:rPr>
          <w:rFonts w:ascii="Times New Roman" w:eastAsia="Times New Roman" w:hAnsi="Times New Roman" w:cs="Times New Roman"/>
          <w:b/>
          <w:sz w:val="28"/>
          <w:szCs w:val="28"/>
        </w:rPr>
        <w:t>nthon</w:t>
      </w:r>
      <w:proofErr w:type="spellEnd"/>
      <w:r w:rsidR="00A51E47" w:rsidRPr="00A97490">
        <w:rPr>
          <w:rFonts w:ascii="Times New Roman" w:eastAsia="Times New Roman" w:hAnsi="Times New Roman" w:cs="Times New Roman"/>
          <w:b/>
          <w:sz w:val="28"/>
          <w:szCs w:val="28"/>
        </w:rPr>
        <w:t>, Thalang, Phuket 83110, Thailand, register no. 0835562014028</w:t>
      </w:r>
      <w:r w:rsidR="00A51E47" w:rsidRPr="00A51E47">
        <w:rPr>
          <w:rFonts w:ascii="Times New Roman" w:eastAsia="Times New Roman" w:hAnsi="Times New Roman" w:cs="Times New Roman"/>
          <w:b/>
          <w:i/>
          <w:iCs/>
          <w:sz w:val="28"/>
          <w:szCs w:val="28"/>
        </w:rPr>
        <w:t>,</w:t>
      </w:r>
      <w:r w:rsidR="00305C9D">
        <w:rPr>
          <w:rFonts w:ascii="Times New Roman" w:eastAsia="Times New Roman" w:hAnsi="Times New Roman" w:cs="Times New Roman"/>
          <w:b/>
          <w:sz w:val="28"/>
          <w:szCs w:val="28"/>
        </w:rPr>
        <w:t xml:space="preserve"> </w:t>
      </w:r>
      <w:r w:rsidR="006B4AFF" w:rsidRPr="00A51E47">
        <w:rPr>
          <w:rFonts w:ascii="Times New Roman" w:eastAsia="Times New Roman" w:hAnsi="Times New Roman" w:cs="Times New Roman"/>
          <w:b/>
          <w:sz w:val="28"/>
          <w:szCs w:val="28"/>
        </w:rPr>
        <w:t>hereinafter referred to as the “Contractor”.</w:t>
      </w:r>
    </w:p>
    <w:p w14:paraId="02812FB3" w14:textId="77777777" w:rsidR="00995EF0" w:rsidRPr="00A51E47" w:rsidRDefault="00995EF0">
      <w:pPr>
        <w:ind w:firstLine="720"/>
        <w:jc w:val="both"/>
        <w:rPr>
          <w:rFonts w:ascii="Times New Roman" w:eastAsia="Times New Roman" w:hAnsi="Times New Roman" w:cstheme="minorBidi"/>
          <w:sz w:val="28"/>
          <w:szCs w:val="35"/>
          <w:cs/>
          <w:lang w:bidi="th-TH"/>
        </w:rPr>
      </w:pPr>
    </w:p>
    <w:p w14:paraId="310F905D" w14:textId="77777777" w:rsidR="00995EF0" w:rsidRDefault="006B4AFF">
      <w:pPr>
        <w:ind w:firstLine="72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Both Parties agree to make this Contract subject to the following terms and conditions:</w:t>
      </w:r>
    </w:p>
    <w:p w14:paraId="3D220B51" w14:textId="77777777" w:rsidR="00995EF0" w:rsidRDefault="00995EF0">
      <w:pPr>
        <w:ind w:firstLine="720"/>
        <w:rPr>
          <w:rFonts w:ascii="Times New Roman" w:eastAsia="Times New Roman" w:hAnsi="Times New Roman" w:cs="Times New Roman"/>
          <w:sz w:val="28"/>
          <w:szCs w:val="28"/>
          <w:u w:val="single"/>
        </w:rPr>
      </w:pPr>
    </w:p>
    <w:p w14:paraId="5E18F080" w14:textId="3E7E3E1E" w:rsidR="00995EF0" w:rsidRDefault="006B4AFF">
      <w:pPr>
        <w:ind w:firstLine="720"/>
        <w:rPr>
          <w:rFonts w:ascii="Times New Roman" w:eastAsia="Times New Roman" w:hAnsi="Times New Roman" w:cs="Times New Roman"/>
          <w:b/>
          <w:sz w:val="28"/>
          <w:szCs w:val="28"/>
          <w:u w:val="single"/>
        </w:rPr>
      </w:pPr>
      <w:proofErr w:type="spellStart"/>
      <w:r>
        <w:rPr>
          <w:rFonts w:ascii="Times New Roman" w:eastAsia="Times New Roman" w:hAnsi="Times New Roman" w:cs="Times New Roman"/>
          <w:sz w:val="28"/>
          <w:szCs w:val="28"/>
          <w:u w:val="single"/>
        </w:rPr>
        <w:t>С</w:t>
      </w:r>
      <w:r>
        <w:rPr>
          <w:rFonts w:ascii="Times New Roman" w:eastAsia="Times New Roman" w:hAnsi="Times New Roman" w:cs="Times New Roman"/>
          <w:b/>
          <w:sz w:val="28"/>
          <w:szCs w:val="28"/>
          <w:u w:val="single"/>
        </w:rPr>
        <w:t>lause</w:t>
      </w:r>
      <w:proofErr w:type="spellEnd"/>
      <w:r>
        <w:rPr>
          <w:rFonts w:ascii="Times New Roman" w:eastAsia="Times New Roman" w:hAnsi="Times New Roman" w:cs="Times New Roman"/>
          <w:b/>
          <w:sz w:val="28"/>
          <w:szCs w:val="28"/>
          <w:u w:val="single"/>
        </w:rPr>
        <w:t xml:space="preserve"> 1:</w:t>
      </w:r>
      <w:r>
        <w:rPr>
          <w:rFonts w:ascii="Times New Roman" w:eastAsia="Times New Roman" w:hAnsi="Times New Roman" w:cs="Times New Roman"/>
          <w:b/>
          <w:sz w:val="28"/>
          <w:szCs w:val="28"/>
          <w:u w:val="single"/>
        </w:rPr>
        <w:tab/>
        <w:t>DEFINITIONS</w:t>
      </w:r>
    </w:p>
    <w:p w14:paraId="0C21D5D3" w14:textId="77777777" w:rsidR="009166B0" w:rsidRDefault="009166B0">
      <w:pPr>
        <w:ind w:firstLine="720"/>
        <w:rPr>
          <w:rFonts w:ascii="Times New Roman" w:eastAsia="Times New Roman" w:hAnsi="Times New Roman" w:cs="Times New Roman"/>
          <w:b/>
          <w:sz w:val="28"/>
          <w:szCs w:val="28"/>
          <w:u w:val="single"/>
        </w:rPr>
      </w:pPr>
    </w:p>
    <w:p w14:paraId="7DCF42AD" w14:textId="68ADFF6B" w:rsidR="00995EF0" w:rsidRDefault="006B4AFF">
      <w:pPr>
        <w:ind w:firstLine="720"/>
        <w:jc w:val="both"/>
        <w:rPr>
          <w:rFonts w:ascii="Times New Roman" w:eastAsia="Times New Roman" w:hAnsi="Times New Roman" w:cs="Times New Roman"/>
          <w:sz w:val="28"/>
          <w:szCs w:val="28"/>
        </w:rPr>
      </w:pPr>
      <w:r w:rsidRPr="002B74F1">
        <w:rPr>
          <w:rFonts w:ascii="Times New Roman" w:eastAsia="Times New Roman" w:hAnsi="Times New Roman" w:cs="Times New Roman"/>
          <w:b/>
          <w:sz w:val="28"/>
          <w:szCs w:val="28"/>
        </w:rPr>
        <w:t>“MEP S</w:t>
      </w:r>
      <w:r w:rsidR="00C72B5D">
        <w:rPr>
          <w:rFonts w:ascii="Times New Roman" w:eastAsia="Times New Roman" w:hAnsi="Times New Roman" w:cs="Times New Roman"/>
          <w:b/>
          <w:sz w:val="28"/>
          <w:szCs w:val="28"/>
        </w:rPr>
        <w:t>ite</w:t>
      </w:r>
      <w:r w:rsidRPr="002B74F1">
        <w:rPr>
          <w:rFonts w:ascii="Times New Roman" w:eastAsia="Times New Roman" w:hAnsi="Times New Roman" w:cs="Times New Roman"/>
          <w:b/>
          <w:sz w:val="28"/>
          <w:szCs w:val="28"/>
        </w:rPr>
        <w:t xml:space="preserve"> Works”</w:t>
      </w:r>
      <w:r w:rsidRPr="002B74F1">
        <w:rPr>
          <w:rFonts w:ascii="Times New Roman" w:eastAsia="Times New Roman" w:hAnsi="Times New Roman" w:cs="Times New Roman"/>
          <w:sz w:val="28"/>
          <w:szCs w:val="28"/>
        </w:rPr>
        <w:t xml:space="preserve"> means the section of works to build and complete an </w:t>
      </w:r>
      <w:r w:rsidR="00C72B5D">
        <w:rPr>
          <w:rFonts w:ascii="Times New Roman" w:eastAsia="Times New Roman" w:hAnsi="Times New Roman" w:cs="Times New Roman"/>
          <w:b/>
          <w:bCs/>
          <w:sz w:val="28"/>
          <w:szCs w:val="28"/>
        </w:rPr>
        <w:t xml:space="preserve">MEP External Works for </w:t>
      </w:r>
      <w:r w:rsidR="00A97490" w:rsidRPr="00A97490">
        <w:rPr>
          <w:rFonts w:ascii="Times New Roman" w:eastAsia="Times New Roman" w:hAnsi="Times New Roman" w:cs="Times New Roman"/>
          <w:b/>
          <w:sz w:val="28"/>
          <w:szCs w:val="28"/>
        </w:rPr>
        <w:t>La Vista Villas Project Villa #</w:t>
      </w:r>
      <w:r w:rsidR="009166B0">
        <w:rPr>
          <w:rFonts w:ascii="Times New Roman" w:eastAsia="Times New Roman" w:hAnsi="Times New Roman" w:cs="Times New Roman"/>
          <w:b/>
          <w:sz w:val="28"/>
          <w:szCs w:val="28"/>
        </w:rPr>
        <w:t>5</w:t>
      </w:r>
      <w:r w:rsidR="00C72B5D">
        <w:rPr>
          <w:rFonts w:ascii="Times New Roman" w:eastAsia="Times New Roman" w:hAnsi="Times New Roman" w:cs="Times New Roman"/>
          <w:b/>
          <w:sz w:val="28"/>
          <w:szCs w:val="28"/>
        </w:rPr>
        <w:t xml:space="preserve"> &amp; 6</w:t>
      </w:r>
      <w:r w:rsidR="00A97490" w:rsidRPr="00A97490">
        <w:rPr>
          <w:rFonts w:ascii="Times New Roman" w:eastAsia="Times New Roman" w:hAnsi="Times New Roman" w:cs="Times New Roman"/>
          <w:b/>
          <w:sz w:val="28"/>
          <w:szCs w:val="28"/>
        </w:rPr>
        <w:t xml:space="preserve"> </w:t>
      </w:r>
      <w:r w:rsidR="00A97490">
        <w:rPr>
          <w:rFonts w:ascii="Times New Roman" w:eastAsia="Times New Roman" w:hAnsi="Times New Roman" w:cs="Times New Roman"/>
          <w:b/>
          <w:sz w:val="28"/>
          <w:szCs w:val="28"/>
        </w:rPr>
        <w:t>(</w:t>
      </w:r>
      <w:r w:rsidR="00A97490" w:rsidRPr="00A97490">
        <w:rPr>
          <w:rFonts w:ascii="Times New Roman" w:eastAsia="Times New Roman" w:hAnsi="Times New Roman" w:cs="Times New Roman"/>
          <w:b/>
          <w:sz w:val="28"/>
          <w:szCs w:val="28"/>
        </w:rPr>
        <w:t>according to the Master Plan</w:t>
      </w:r>
      <w:r w:rsidR="00A97490">
        <w:rPr>
          <w:rFonts w:ascii="Times New Roman" w:eastAsia="Times New Roman" w:hAnsi="Times New Roman" w:cs="Times New Roman"/>
          <w:b/>
          <w:sz w:val="28"/>
          <w:szCs w:val="28"/>
        </w:rPr>
        <w:t>)</w:t>
      </w:r>
      <w:r w:rsidR="00A97490" w:rsidRPr="00A97490">
        <w:rPr>
          <w:rFonts w:ascii="Times New Roman" w:eastAsia="Times New Roman" w:hAnsi="Times New Roman" w:cs="Times New Roman"/>
          <w:b/>
          <w:sz w:val="28"/>
          <w:szCs w:val="28"/>
        </w:rPr>
        <w:t xml:space="preserve"> </w:t>
      </w:r>
      <w:del w:id="0" w:author="User VC" w:date="2023-09-06T09:55:00Z">
        <w:r w:rsidRPr="002B74F1" w:rsidDel="002528DC">
          <w:rPr>
            <w:rFonts w:ascii="Times New Roman" w:eastAsia="Times New Roman" w:hAnsi="Times New Roman" w:cs="Times New Roman"/>
            <w:sz w:val="28"/>
            <w:szCs w:val="28"/>
          </w:rPr>
          <w:delText xml:space="preserve">internal </w:delText>
        </w:r>
      </w:del>
      <w:ins w:id="1" w:author="User VC" w:date="2023-09-06T09:55:00Z">
        <w:r w:rsidR="002528DC">
          <w:rPr>
            <w:rFonts w:ascii="Times New Roman" w:eastAsia="Times New Roman" w:hAnsi="Times New Roman" w:cs="Times New Roman"/>
            <w:sz w:val="28"/>
            <w:szCs w:val="28"/>
          </w:rPr>
          <w:t>ex</w:t>
        </w:r>
        <w:r w:rsidR="002528DC" w:rsidRPr="002B74F1">
          <w:rPr>
            <w:rFonts w:ascii="Times New Roman" w:eastAsia="Times New Roman" w:hAnsi="Times New Roman" w:cs="Times New Roman"/>
            <w:sz w:val="28"/>
            <w:szCs w:val="28"/>
          </w:rPr>
          <w:t xml:space="preserve">ternal </w:t>
        </w:r>
      </w:ins>
      <w:r w:rsidRPr="002B74F1">
        <w:rPr>
          <w:rFonts w:ascii="Times New Roman" w:eastAsia="Times New Roman" w:hAnsi="Times New Roman" w:cs="Times New Roman"/>
          <w:sz w:val="28"/>
          <w:szCs w:val="28"/>
        </w:rPr>
        <w:t>Sanitary System, Electrical System</w:t>
      </w:r>
      <w:r w:rsidR="00C72B5D">
        <w:rPr>
          <w:rFonts w:ascii="Times New Roman" w:eastAsia="Times New Roman" w:hAnsi="Times New Roman" w:cs="Times New Roman"/>
          <w:sz w:val="28"/>
          <w:szCs w:val="28"/>
        </w:rPr>
        <w:t>, Landscape Lighting System</w:t>
      </w:r>
      <w:r w:rsidRPr="002B74F1">
        <w:rPr>
          <w:rFonts w:ascii="Times New Roman" w:eastAsia="Times New Roman" w:hAnsi="Times New Roman" w:cs="Times New Roman"/>
          <w:sz w:val="28"/>
          <w:szCs w:val="28"/>
        </w:rPr>
        <w:t xml:space="preserve"> and other works as refer in the </w:t>
      </w:r>
      <w:proofErr w:type="gramStart"/>
      <w:r w:rsidR="00A97490">
        <w:rPr>
          <w:rFonts w:ascii="Times New Roman" w:eastAsia="Times New Roman" w:hAnsi="Times New Roman" w:cs="Times New Roman"/>
          <w:b/>
          <w:sz w:val="28"/>
          <w:szCs w:val="28"/>
        </w:rPr>
        <w:t>Drawings  and</w:t>
      </w:r>
      <w:proofErr w:type="gramEnd"/>
      <w:r w:rsidR="00A97490">
        <w:rPr>
          <w:rFonts w:ascii="Times New Roman" w:eastAsia="Times New Roman" w:hAnsi="Times New Roman" w:cs="Times New Roman"/>
          <w:b/>
          <w:sz w:val="28"/>
          <w:szCs w:val="28"/>
        </w:rPr>
        <w:t xml:space="preserve"> Specifications</w:t>
      </w:r>
      <w:r w:rsidRPr="002B74F1">
        <w:rPr>
          <w:rFonts w:ascii="Times New Roman" w:eastAsia="Times New Roman" w:hAnsi="Times New Roman" w:cs="Times New Roman"/>
          <w:sz w:val="28"/>
          <w:szCs w:val="28"/>
        </w:rPr>
        <w:t xml:space="preserve">, hereinafter called </w:t>
      </w:r>
      <w:r w:rsidRPr="002B74F1">
        <w:rPr>
          <w:rFonts w:ascii="Times New Roman" w:eastAsia="Times New Roman" w:hAnsi="Times New Roman" w:cs="Times New Roman"/>
          <w:b/>
          <w:sz w:val="28"/>
          <w:szCs w:val="28"/>
        </w:rPr>
        <w:t>Annex #</w:t>
      </w:r>
      <w:r w:rsidR="00A97490">
        <w:rPr>
          <w:rFonts w:ascii="Times New Roman" w:eastAsia="Times New Roman" w:hAnsi="Times New Roman" w:cs="Times New Roman"/>
          <w:b/>
          <w:sz w:val="28"/>
          <w:szCs w:val="28"/>
        </w:rPr>
        <w:t>2</w:t>
      </w:r>
      <w:r w:rsidRPr="002B74F1">
        <w:rPr>
          <w:rFonts w:ascii="Times New Roman" w:eastAsia="Times New Roman" w:hAnsi="Times New Roman" w:cs="Times New Roman"/>
          <w:b/>
          <w:sz w:val="28"/>
          <w:szCs w:val="28"/>
        </w:rPr>
        <w:t xml:space="preserve"> </w:t>
      </w:r>
      <w:r w:rsidRPr="002B74F1">
        <w:rPr>
          <w:rFonts w:ascii="Times New Roman" w:eastAsia="Times New Roman" w:hAnsi="Times New Roman" w:cs="Times New Roman"/>
          <w:sz w:val="28"/>
          <w:szCs w:val="28"/>
        </w:rPr>
        <w:t xml:space="preserve">at the address </w:t>
      </w:r>
      <w:r w:rsidRPr="002B74F1">
        <w:rPr>
          <w:rFonts w:ascii="Times New Roman" w:eastAsia="Times New Roman" w:hAnsi="Times New Roman" w:cs="Times New Roman"/>
          <w:b/>
          <w:sz w:val="28"/>
          <w:szCs w:val="28"/>
        </w:rPr>
        <w:t xml:space="preserve">48/210 Moo 4, </w:t>
      </w:r>
      <w:proofErr w:type="spellStart"/>
      <w:r w:rsidRPr="002B74F1">
        <w:rPr>
          <w:rFonts w:ascii="Times New Roman" w:eastAsia="Times New Roman" w:hAnsi="Times New Roman" w:cs="Times New Roman"/>
          <w:b/>
          <w:sz w:val="28"/>
          <w:szCs w:val="28"/>
        </w:rPr>
        <w:t>Cherngtalay</w:t>
      </w:r>
      <w:proofErr w:type="spellEnd"/>
      <w:r w:rsidRPr="002B74F1">
        <w:rPr>
          <w:rFonts w:ascii="Times New Roman" w:eastAsia="Times New Roman" w:hAnsi="Times New Roman" w:cs="Times New Roman"/>
          <w:b/>
          <w:sz w:val="28"/>
          <w:szCs w:val="28"/>
        </w:rPr>
        <w:t>, Thalang</w:t>
      </w:r>
      <w:r w:rsidRPr="002B74F1">
        <w:rPr>
          <w:rFonts w:ascii="Times New Roman" w:eastAsia="Times New Roman" w:hAnsi="Times New Roman" w:cs="Times New Roman"/>
          <w:sz w:val="28"/>
          <w:szCs w:val="28"/>
        </w:rPr>
        <w:t xml:space="preserve">, </w:t>
      </w:r>
      <w:r w:rsidRPr="002B74F1">
        <w:rPr>
          <w:rFonts w:ascii="Times New Roman" w:eastAsia="Times New Roman" w:hAnsi="Times New Roman" w:cs="Times New Roman"/>
          <w:b/>
          <w:sz w:val="28"/>
          <w:szCs w:val="28"/>
        </w:rPr>
        <w:t>Phuket, 83110</w:t>
      </w:r>
      <w:r w:rsidRPr="002B74F1">
        <w:rPr>
          <w:rFonts w:ascii="Times New Roman" w:eastAsia="Times New Roman" w:hAnsi="Times New Roman" w:cs="Times New Roman"/>
          <w:sz w:val="28"/>
          <w:szCs w:val="28"/>
        </w:rPr>
        <w:t>.</w:t>
      </w:r>
    </w:p>
    <w:p w14:paraId="133DE16F" w14:textId="44CFAE1B" w:rsidR="00995EF0" w:rsidRDefault="00C72B5D">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7FE1918" w14:textId="06FB1203"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The Project</w:t>
      </w:r>
      <w:r>
        <w:rPr>
          <w:rFonts w:ascii="Times New Roman" w:eastAsia="Times New Roman" w:hAnsi="Times New Roman" w:cs="Times New Roman"/>
          <w:sz w:val="28"/>
          <w:szCs w:val="28"/>
        </w:rPr>
        <w:t xml:space="preserve">” means the completion of the MEP </w:t>
      </w:r>
      <w:r w:rsidR="00C72B5D">
        <w:rPr>
          <w:rFonts w:ascii="Times New Roman" w:eastAsia="Times New Roman" w:hAnsi="Times New Roman" w:cs="Times New Roman"/>
          <w:sz w:val="28"/>
          <w:szCs w:val="28"/>
        </w:rPr>
        <w:t>Site W</w:t>
      </w:r>
      <w:r>
        <w:rPr>
          <w:rFonts w:ascii="Times New Roman" w:eastAsia="Times New Roman" w:hAnsi="Times New Roman" w:cs="Times New Roman"/>
          <w:sz w:val="28"/>
          <w:szCs w:val="28"/>
        </w:rPr>
        <w:t xml:space="preserve">orks (engineering systems) at </w:t>
      </w:r>
      <w:r w:rsidR="00A97490" w:rsidRPr="00A97490">
        <w:rPr>
          <w:rFonts w:ascii="Times New Roman" w:eastAsia="Times New Roman" w:hAnsi="Times New Roman" w:cs="Times New Roman"/>
          <w:b/>
          <w:sz w:val="28"/>
          <w:szCs w:val="28"/>
        </w:rPr>
        <w:t>La Vista Villas Project Villa #</w:t>
      </w:r>
      <w:r w:rsidR="009166B0">
        <w:rPr>
          <w:rFonts w:ascii="Times New Roman" w:eastAsia="Times New Roman" w:hAnsi="Times New Roman" w:cs="Times New Roman"/>
          <w:b/>
          <w:sz w:val="28"/>
          <w:szCs w:val="28"/>
        </w:rPr>
        <w:t>5</w:t>
      </w:r>
      <w:r w:rsidR="00C72B5D">
        <w:rPr>
          <w:rFonts w:ascii="Times New Roman" w:eastAsia="Times New Roman" w:hAnsi="Times New Roman" w:cs="Times New Roman"/>
          <w:b/>
          <w:sz w:val="28"/>
          <w:szCs w:val="28"/>
        </w:rPr>
        <w:t xml:space="preserve"> &amp; 6</w:t>
      </w:r>
      <w:r w:rsidR="00A97490" w:rsidRPr="00A97490">
        <w:rPr>
          <w:rFonts w:ascii="Times New Roman" w:eastAsia="Times New Roman" w:hAnsi="Times New Roman" w:cs="Times New Roman"/>
          <w:b/>
          <w:sz w:val="28"/>
          <w:szCs w:val="28"/>
        </w:rPr>
        <w:t xml:space="preserve"> </w:t>
      </w:r>
      <w:r w:rsidR="00A97490">
        <w:rPr>
          <w:rFonts w:ascii="Times New Roman" w:eastAsia="Times New Roman" w:hAnsi="Times New Roman" w:cs="Times New Roman"/>
          <w:b/>
          <w:sz w:val="28"/>
          <w:szCs w:val="28"/>
        </w:rPr>
        <w:t>(</w:t>
      </w:r>
      <w:r w:rsidR="00A97490" w:rsidRPr="00A97490">
        <w:rPr>
          <w:rFonts w:ascii="Times New Roman" w:eastAsia="Times New Roman" w:hAnsi="Times New Roman" w:cs="Times New Roman"/>
          <w:b/>
          <w:sz w:val="28"/>
          <w:szCs w:val="28"/>
        </w:rPr>
        <w:t>according to the Master Plan</w:t>
      </w:r>
      <w:r w:rsidR="00A97490">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as appear in the </w:t>
      </w:r>
      <w:r>
        <w:rPr>
          <w:rFonts w:ascii="Times New Roman" w:eastAsia="Times New Roman" w:hAnsi="Times New Roman" w:cs="Times New Roman"/>
          <w:b/>
          <w:sz w:val="28"/>
          <w:szCs w:val="28"/>
        </w:rPr>
        <w:t xml:space="preserve">Annex #2 </w:t>
      </w:r>
      <w:proofErr w:type="gramStart"/>
      <w:r>
        <w:rPr>
          <w:rFonts w:ascii="Times New Roman" w:eastAsia="Times New Roman" w:hAnsi="Times New Roman" w:cs="Times New Roman"/>
          <w:b/>
          <w:sz w:val="28"/>
          <w:szCs w:val="28"/>
        </w:rPr>
        <w:t>Drawings  and</w:t>
      </w:r>
      <w:proofErr w:type="gramEnd"/>
      <w:r>
        <w:rPr>
          <w:rFonts w:ascii="Times New Roman" w:eastAsia="Times New Roman" w:hAnsi="Times New Roman" w:cs="Times New Roman"/>
          <w:b/>
          <w:sz w:val="28"/>
          <w:szCs w:val="28"/>
        </w:rPr>
        <w:t xml:space="preserve"> Specifications </w:t>
      </w:r>
      <w:r>
        <w:rPr>
          <w:rFonts w:ascii="Times New Roman" w:eastAsia="Times New Roman" w:hAnsi="Times New Roman" w:cs="Times New Roman"/>
          <w:sz w:val="28"/>
          <w:szCs w:val="28"/>
        </w:rPr>
        <w:t>of this Contract.</w:t>
      </w:r>
    </w:p>
    <w:p w14:paraId="7A158947" w14:textId="77777777" w:rsidR="00995EF0" w:rsidRDefault="00995EF0">
      <w:pPr>
        <w:ind w:firstLine="720"/>
        <w:jc w:val="both"/>
        <w:rPr>
          <w:rFonts w:ascii="Times New Roman" w:eastAsia="Times New Roman" w:hAnsi="Times New Roman" w:cs="Times New Roman"/>
          <w:sz w:val="28"/>
          <w:szCs w:val="28"/>
        </w:rPr>
      </w:pPr>
    </w:p>
    <w:p w14:paraId="274067A6" w14:textId="5BDF16C1" w:rsidR="00995EF0" w:rsidDel="00246DEF" w:rsidRDefault="006B4AFF">
      <w:pPr>
        <w:ind w:firstLine="720"/>
        <w:jc w:val="both"/>
        <w:rPr>
          <w:del w:id="2" w:author="User VC" w:date="2023-09-06T10:02:00Z"/>
          <w:rFonts w:ascii="Times New Roman" w:eastAsia="Times New Roman" w:hAnsi="Times New Roman" w:cs="Times New Roman"/>
          <w:sz w:val="28"/>
          <w:szCs w:val="28"/>
        </w:rPr>
      </w:pPr>
      <w:del w:id="3" w:author="User VC" w:date="2023-09-06T10:02:00Z">
        <w:r w:rsidDel="00246DEF">
          <w:rPr>
            <w:rFonts w:ascii="Times New Roman" w:eastAsia="Times New Roman" w:hAnsi="Times New Roman" w:cs="Times New Roman"/>
            <w:b/>
            <w:sz w:val="28"/>
            <w:szCs w:val="28"/>
          </w:rPr>
          <w:lastRenderedPageBreak/>
          <w:delText>“Master Schedule”</w:delText>
        </w:r>
        <w:r w:rsidDel="00246DEF">
          <w:rPr>
            <w:rFonts w:ascii="Times New Roman" w:eastAsia="Times New Roman" w:hAnsi="Times New Roman" w:cs="Times New Roman"/>
            <w:sz w:val="28"/>
            <w:szCs w:val="28"/>
          </w:rPr>
          <w:delText xml:space="preserve">: means the predicted period of time in which the Contractor should complete the Construction Work as specified in the </w:delText>
        </w:r>
        <w:r w:rsidDel="00246DEF">
          <w:rPr>
            <w:rFonts w:ascii="Times New Roman" w:eastAsia="Times New Roman" w:hAnsi="Times New Roman" w:cs="Times New Roman"/>
            <w:b/>
            <w:sz w:val="28"/>
            <w:szCs w:val="28"/>
          </w:rPr>
          <w:delText>Annex #3</w:delText>
        </w:r>
        <w:r w:rsidDel="00246DEF">
          <w:rPr>
            <w:rFonts w:ascii="Times New Roman" w:eastAsia="Times New Roman" w:hAnsi="Times New Roman" w:cs="Times New Roman"/>
            <w:sz w:val="28"/>
            <w:szCs w:val="28"/>
          </w:rPr>
          <w:delText xml:space="preserve"> of this Contract.</w:delText>
        </w:r>
        <w:r w:rsidR="007948DA" w:rsidDel="00246DEF">
          <w:rPr>
            <w:rFonts w:ascii="Times New Roman" w:eastAsia="Times New Roman" w:hAnsi="Times New Roman" w:cs="Times New Roman"/>
            <w:sz w:val="28"/>
            <w:szCs w:val="28"/>
          </w:rPr>
          <w:delText xml:space="preserve"> </w:delText>
        </w:r>
        <w:r w:rsidR="007948DA" w:rsidRPr="007948DA" w:rsidDel="00246DEF">
          <w:rPr>
            <w:rFonts w:ascii="Times New Roman" w:eastAsia="Times New Roman" w:hAnsi="Times New Roman" w:cs="Times New Roman"/>
            <w:b/>
            <w:bCs/>
            <w:sz w:val="28"/>
            <w:szCs w:val="28"/>
          </w:rPr>
          <w:delText xml:space="preserve">(Shall be refered to Master Schedule of </w:delText>
        </w:r>
        <w:r w:rsidR="001F346E" w:rsidDel="00246DEF">
          <w:rPr>
            <w:rFonts w:ascii="Times New Roman" w:eastAsia="Times New Roman" w:hAnsi="Times New Roman" w:cs="Times New Roman"/>
            <w:b/>
            <w:bCs/>
            <w:sz w:val="28"/>
            <w:szCs w:val="28"/>
          </w:rPr>
          <w:delText xml:space="preserve">Villa 6 </w:delText>
        </w:r>
        <w:r w:rsidR="007948DA" w:rsidRPr="007948DA" w:rsidDel="00246DEF">
          <w:rPr>
            <w:rFonts w:ascii="Times New Roman" w:eastAsia="Times New Roman" w:hAnsi="Times New Roman" w:cs="Times New Roman"/>
            <w:b/>
            <w:bCs/>
            <w:sz w:val="28"/>
            <w:szCs w:val="28"/>
          </w:rPr>
          <w:delText>Existing Contract)</w:delText>
        </w:r>
      </w:del>
    </w:p>
    <w:p w14:paraId="6CD512B5" w14:textId="77777777" w:rsidR="00995EF0" w:rsidRDefault="00995EF0">
      <w:pPr>
        <w:ind w:firstLine="720"/>
        <w:jc w:val="both"/>
        <w:rPr>
          <w:rFonts w:ascii="Times New Roman" w:eastAsia="Times New Roman" w:hAnsi="Times New Roman" w:cs="Times New Roman"/>
          <w:sz w:val="28"/>
          <w:szCs w:val="28"/>
        </w:rPr>
      </w:pPr>
    </w:p>
    <w:p w14:paraId="453BADE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Employer’s Representative</w:t>
      </w:r>
      <w:r>
        <w:rPr>
          <w:rFonts w:ascii="Times New Roman" w:eastAsia="Times New Roman" w:hAnsi="Times New Roman" w:cs="Times New Roman"/>
          <w:sz w:val="28"/>
          <w:szCs w:val="28"/>
        </w:rPr>
        <w:t>” means any person appointed by the Employer to supervise the Construction Works under this Contract and includes all Sub-appointees designated by the Employer’s Representative.</w:t>
      </w:r>
    </w:p>
    <w:p w14:paraId="1D8C46D3" w14:textId="77777777" w:rsidR="00995EF0" w:rsidRDefault="00995EF0">
      <w:pPr>
        <w:ind w:firstLine="720"/>
        <w:jc w:val="both"/>
        <w:rPr>
          <w:rFonts w:ascii="Times New Roman" w:eastAsia="Times New Roman" w:hAnsi="Times New Roman" w:cs="Times New Roman"/>
          <w:sz w:val="28"/>
          <w:szCs w:val="28"/>
        </w:rPr>
      </w:pPr>
    </w:p>
    <w:p w14:paraId="2985CB72" w14:textId="22379646"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Contractor’s Representative</w:t>
      </w:r>
      <w:r>
        <w:rPr>
          <w:rFonts w:ascii="Times New Roman" w:eastAsia="Times New Roman" w:hAnsi="Times New Roman" w:cs="Times New Roman"/>
          <w:sz w:val="28"/>
          <w:szCs w:val="28"/>
        </w:rPr>
        <w:t>” means the person appointed in writing by contractor with authority to receive all instructions and suggestions in English from the Employer and/or the Employer’s Representative and empowered to look after, supervise and manage all aspects of the Construction Works and shall at all times be present on the construction site throughout the performance of the construction works.  It shall be held that any and all instructions or suggestions given to the Supervisor in English shall have the same force and effect as it they were given directly to the Contractor.</w:t>
      </w:r>
    </w:p>
    <w:p w14:paraId="0CDA9023" w14:textId="77777777" w:rsidR="00995EF0" w:rsidRDefault="00995EF0">
      <w:pPr>
        <w:ind w:firstLine="720"/>
        <w:jc w:val="both"/>
        <w:rPr>
          <w:rFonts w:ascii="Times New Roman" w:eastAsia="Times New Roman" w:hAnsi="Times New Roman" w:cs="Times New Roman"/>
          <w:color w:val="808000"/>
          <w:sz w:val="28"/>
          <w:szCs w:val="28"/>
        </w:rPr>
      </w:pPr>
    </w:p>
    <w:p w14:paraId="37D83946" w14:textId="1878D4AA"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gramStart"/>
      <w:r>
        <w:rPr>
          <w:rFonts w:ascii="Times New Roman" w:eastAsia="Times New Roman" w:hAnsi="Times New Roman" w:cs="Times New Roman"/>
          <w:b/>
          <w:sz w:val="28"/>
          <w:szCs w:val="28"/>
        </w:rPr>
        <w:t>Contract</w:t>
      </w:r>
      <w:r>
        <w:rPr>
          <w:rFonts w:ascii="Times New Roman" w:eastAsia="Times New Roman" w:hAnsi="Times New Roman" w:cs="Times New Roman"/>
          <w:sz w:val="28"/>
          <w:szCs w:val="28"/>
        </w:rPr>
        <w:t>”  means</w:t>
      </w:r>
      <w:proofErr w:type="gramEnd"/>
      <w:r>
        <w:rPr>
          <w:rFonts w:ascii="Times New Roman" w:eastAsia="Times New Roman" w:hAnsi="Times New Roman" w:cs="Times New Roman"/>
          <w:sz w:val="28"/>
          <w:szCs w:val="28"/>
        </w:rPr>
        <w:t xml:space="preserve"> this Contract by and between the Employer and the Contractor, including all </w:t>
      </w:r>
      <w:r>
        <w:rPr>
          <w:rFonts w:ascii="Times New Roman" w:eastAsia="Times New Roman" w:hAnsi="Times New Roman" w:cs="Times New Roman"/>
          <w:b/>
          <w:sz w:val="28"/>
          <w:szCs w:val="28"/>
        </w:rPr>
        <w:t>Annex’s</w:t>
      </w:r>
      <w:r>
        <w:rPr>
          <w:rFonts w:ascii="Times New Roman" w:eastAsia="Times New Roman" w:hAnsi="Times New Roman" w:cs="Times New Roman"/>
          <w:sz w:val="28"/>
          <w:szCs w:val="28"/>
        </w:rPr>
        <w:t xml:space="preserve"> attached hereto and all subsequent</w:t>
      </w:r>
      <w:del w:id="4" w:author="User VC" w:date="2023-09-06T10:03:00Z">
        <w:r w:rsidDel="00246DEF">
          <w:rPr>
            <w:rFonts w:ascii="Times New Roman" w:eastAsia="Times New Roman" w:hAnsi="Times New Roman" w:cs="Times New Roman"/>
            <w:sz w:val="28"/>
            <w:szCs w:val="28"/>
          </w:rPr>
          <w:delText xml:space="preserve"> Completion Schedules</w:delText>
        </w:r>
      </w:del>
      <w:r>
        <w:rPr>
          <w:rFonts w:ascii="Times New Roman" w:eastAsia="Times New Roman" w:hAnsi="Times New Roman" w:cs="Times New Roman"/>
          <w:sz w:val="28"/>
          <w:szCs w:val="28"/>
        </w:rPr>
        <w:t>, Bills of Quantity, Variation Orders, Site Instruction, memorandums, correction, additions and all other instruments made and communicated in writing between the Parties pertaining to the Construction Works under this Contract and deemed Integral non-severable parts to this Contract.</w:t>
      </w:r>
    </w:p>
    <w:p w14:paraId="7D1A12DC" w14:textId="77777777" w:rsidR="00995EF0" w:rsidRDefault="00995EF0">
      <w:pPr>
        <w:ind w:firstLine="720"/>
        <w:jc w:val="both"/>
        <w:rPr>
          <w:rFonts w:ascii="Times New Roman" w:eastAsia="Times New Roman" w:hAnsi="Times New Roman" w:cs="Times New Roman"/>
          <w:sz w:val="28"/>
          <w:szCs w:val="28"/>
        </w:rPr>
      </w:pPr>
    </w:p>
    <w:p w14:paraId="6C52795B" w14:textId="7030A05F"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2:     SCOPE OF WORKS</w:t>
      </w:r>
    </w:p>
    <w:p w14:paraId="14855EAA" w14:textId="77777777" w:rsidR="00E25227" w:rsidRDefault="00E25227">
      <w:pPr>
        <w:ind w:firstLine="720"/>
        <w:jc w:val="both"/>
        <w:rPr>
          <w:rFonts w:ascii="Times New Roman" w:eastAsia="Times New Roman" w:hAnsi="Times New Roman" w:cs="Times New Roman"/>
          <w:b/>
          <w:sz w:val="28"/>
          <w:szCs w:val="28"/>
          <w:u w:val="single"/>
        </w:rPr>
      </w:pPr>
    </w:p>
    <w:p w14:paraId="33068694"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complete Scope of Works shall comprise the works all as shown and/or described in the Contracts Documents and Drawings.</w:t>
      </w:r>
    </w:p>
    <w:p w14:paraId="1C65B29C" w14:textId="77777777" w:rsidR="00995EF0" w:rsidRDefault="00995EF0">
      <w:pPr>
        <w:ind w:firstLine="720"/>
        <w:jc w:val="both"/>
        <w:rPr>
          <w:rFonts w:ascii="Times New Roman" w:eastAsia="Times New Roman" w:hAnsi="Times New Roman" w:cs="Times New Roman"/>
          <w:sz w:val="28"/>
          <w:szCs w:val="28"/>
        </w:rPr>
      </w:pPr>
    </w:p>
    <w:p w14:paraId="0481D228" w14:textId="5B8D66DD"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3:</w:t>
      </w:r>
      <w:r>
        <w:rPr>
          <w:rFonts w:ascii="Times New Roman" w:eastAsia="Times New Roman" w:hAnsi="Times New Roman" w:cs="Times New Roman"/>
          <w:b/>
          <w:sz w:val="28"/>
          <w:szCs w:val="28"/>
          <w:u w:val="single"/>
        </w:rPr>
        <w:tab/>
        <w:t>CONTRACT AMOUNT</w:t>
      </w:r>
    </w:p>
    <w:p w14:paraId="5AB01496" w14:textId="77777777" w:rsidR="00E25227" w:rsidRDefault="00E25227">
      <w:pPr>
        <w:ind w:firstLine="720"/>
        <w:jc w:val="both"/>
        <w:rPr>
          <w:rFonts w:ascii="Times New Roman" w:eastAsia="Times New Roman" w:hAnsi="Times New Roman" w:cs="Times New Roman"/>
          <w:b/>
          <w:sz w:val="28"/>
          <w:szCs w:val="28"/>
          <w:u w:val="single"/>
        </w:rPr>
      </w:pPr>
    </w:p>
    <w:p w14:paraId="036806F3" w14:textId="7288925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The Employer hereby </w:t>
      </w:r>
      <w:r w:rsidRPr="009A30AA">
        <w:rPr>
          <w:rFonts w:ascii="Times New Roman" w:eastAsia="Times New Roman" w:hAnsi="Times New Roman" w:cs="Times New Roman"/>
          <w:sz w:val="28"/>
          <w:szCs w:val="28"/>
        </w:rPr>
        <w:t>agrees to pay the Contract Amount (including Value Added Tax) of T</w:t>
      </w:r>
      <w:r w:rsidR="009A30AA">
        <w:rPr>
          <w:rFonts w:ascii="Times New Roman" w:eastAsia="Times New Roman" w:hAnsi="Times New Roman" w:cs="Times New Roman"/>
          <w:sz w:val="28"/>
          <w:szCs w:val="28"/>
        </w:rPr>
        <w:t>hai Baht</w:t>
      </w:r>
      <w:r w:rsidR="00817203" w:rsidRPr="009A30AA">
        <w:rPr>
          <w:rFonts w:ascii="Times New Roman" w:eastAsia="Times New Roman" w:hAnsi="Times New Roman" w:cs="Times New Roman"/>
          <w:sz w:val="28"/>
          <w:szCs w:val="28"/>
        </w:rPr>
        <w:t xml:space="preserve"> </w:t>
      </w:r>
      <w:proofErr w:type="gramStart"/>
      <w:r w:rsidR="00817203" w:rsidRPr="009A30AA">
        <w:rPr>
          <w:rFonts w:ascii="Times New Roman" w:eastAsia="Times New Roman" w:hAnsi="Times New Roman" w:cs="Times New Roman"/>
          <w:b/>
          <w:bCs/>
          <w:sz w:val="28"/>
          <w:szCs w:val="28"/>
        </w:rPr>
        <w:t xml:space="preserve">( </w:t>
      </w:r>
      <w:r w:rsidR="00ED2125" w:rsidRPr="009A30AA">
        <w:rPr>
          <w:rFonts w:ascii="Times New Roman" w:eastAsia="Times New Roman" w:hAnsi="Times New Roman" w:cs="Times New Roman"/>
          <w:b/>
          <w:bCs/>
          <w:sz w:val="28"/>
          <w:szCs w:val="28"/>
        </w:rPr>
        <w:t>T</w:t>
      </w:r>
      <w:r w:rsidR="009A30AA" w:rsidRPr="009A30AA">
        <w:rPr>
          <w:rFonts w:ascii="Times New Roman" w:eastAsia="Times New Roman" w:hAnsi="Times New Roman" w:cs="Times New Roman"/>
          <w:b/>
          <w:bCs/>
          <w:sz w:val="28"/>
          <w:szCs w:val="28"/>
        </w:rPr>
        <w:t>wo</w:t>
      </w:r>
      <w:proofErr w:type="gramEnd"/>
      <w:r w:rsidR="002C27F5" w:rsidRPr="009A30AA">
        <w:rPr>
          <w:rFonts w:ascii="Times New Roman" w:eastAsia="Times New Roman" w:hAnsi="Times New Roman" w:cs="Times New Roman"/>
          <w:b/>
          <w:bCs/>
          <w:sz w:val="28"/>
          <w:szCs w:val="28"/>
        </w:rPr>
        <w:t xml:space="preserve"> Million </w:t>
      </w:r>
      <w:r w:rsidR="002E33AC" w:rsidRPr="009A30AA">
        <w:rPr>
          <w:rFonts w:ascii="Times New Roman" w:eastAsia="Times New Roman" w:hAnsi="Times New Roman" w:cs="Times New Roman"/>
          <w:b/>
          <w:bCs/>
          <w:sz w:val="28"/>
          <w:szCs w:val="28"/>
        </w:rPr>
        <w:t>Eight</w:t>
      </w:r>
      <w:r w:rsidR="009A30AA" w:rsidRPr="009A30AA">
        <w:rPr>
          <w:rFonts w:ascii="Times New Roman" w:eastAsia="Times New Roman" w:hAnsi="Times New Roman" w:cs="Times New Roman"/>
          <w:b/>
          <w:bCs/>
          <w:sz w:val="28"/>
          <w:szCs w:val="28"/>
        </w:rPr>
        <w:t xml:space="preserve"> Hundred Fifty Three</w:t>
      </w:r>
      <w:r w:rsidR="002C27F5" w:rsidRPr="009A30AA">
        <w:rPr>
          <w:rFonts w:ascii="Times New Roman" w:eastAsia="Times New Roman" w:hAnsi="Times New Roman" w:cs="Times New Roman"/>
          <w:b/>
          <w:bCs/>
          <w:sz w:val="28"/>
          <w:szCs w:val="28"/>
        </w:rPr>
        <w:t xml:space="preserve"> Thousand </w:t>
      </w:r>
      <w:r w:rsidR="009A30AA" w:rsidRPr="009A30AA">
        <w:rPr>
          <w:rFonts w:ascii="Times New Roman" w:eastAsia="Times New Roman" w:hAnsi="Times New Roman" w:cs="Times New Roman"/>
          <w:b/>
          <w:bCs/>
          <w:sz w:val="28"/>
          <w:szCs w:val="28"/>
        </w:rPr>
        <w:t>Three</w:t>
      </w:r>
      <w:r w:rsidR="00ED2125" w:rsidRPr="009A30AA">
        <w:rPr>
          <w:rFonts w:ascii="Times New Roman" w:eastAsia="Times New Roman" w:hAnsi="Times New Roman" w:cs="Times New Roman"/>
          <w:b/>
          <w:bCs/>
          <w:sz w:val="28"/>
          <w:szCs w:val="28"/>
        </w:rPr>
        <w:t xml:space="preserve"> Hundred </w:t>
      </w:r>
      <w:r w:rsidR="009A30AA" w:rsidRPr="009A30AA">
        <w:rPr>
          <w:rFonts w:ascii="Times New Roman" w:eastAsia="Times New Roman" w:hAnsi="Times New Roman" w:cs="Times New Roman"/>
          <w:b/>
          <w:bCs/>
          <w:sz w:val="28"/>
          <w:szCs w:val="28"/>
        </w:rPr>
        <w:t>S</w:t>
      </w:r>
      <w:r w:rsidR="002E33AC" w:rsidRPr="009A30AA">
        <w:rPr>
          <w:rFonts w:ascii="Times New Roman" w:eastAsia="Times New Roman" w:hAnsi="Times New Roman" w:cs="Times New Roman"/>
          <w:b/>
          <w:bCs/>
          <w:sz w:val="28"/>
          <w:szCs w:val="28"/>
        </w:rPr>
        <w:t>even</w:t>
      </w:r>
      <w:r w:rsidR="002C27F5" w:rsidRPr="009A30AA">
        <w:rPr>
          <w:rFonts w:ascii="Times New Roman" w:eastAsia="Times New Roman" w:hAnsi="Times New Roman" w:cs="Times New Roman"/>
          <w:b/>
          <w:bCs/>
          <w:sz w:val="28"/>
          <w:szCs w:val="28"/>
        </w:rPr>
        <w:t xml:space="preserve"> Baht </w:t>
      </w:r>
      <w:r w:rsidR="009A30AA" w:rsidRPr="009A30AA">
        <w:rPr>
          <w:rFonts w:ascii="Times New Roman" w:eastAsia="Times New Roman" w:hAnsi="Times New Roman" w:cs="Times New Roman"/>
          <w:b/>
          <w:bCs/>
          <w:sz w:val="28"/>
          <w:szCs w:val="28"/>
        </w:rPr>
        <w:t>Eighteen</w:t>
      </w:r>
      <w:r w:rsidR="002C27F5" w:rsidRPr="009A30AA">
        <w:rPr>
          <w:rFonts w:ascii="Times New Roman" w:eastAsia="Times New Roman" w:hAnsi="Times New Roman" w:cs="Times New Roman"/>
          <w:b/>
          <w:bCs/>
          <w:sz w:val="28"/>
          <w:szCs w:val="28"/>
        </w:rPr>
        <w:t xml:space="preserve"> Satang)</w:t>
      </w:r>
      <w:r w:rsidRPr="009A30AA">
        <w:rPr>
          <w:rFonts w:ascii="Times New Roman" w:eastAsia="Times New Roman" w:hAnsi="Times New Roman" w:cs="Times New Roman"/>
          <w:b/>
          <w:bCs/>
          <w:sz w:val="28"/>
          <w:szCs w:val="28"/>
        </w:rPr>
        <w:t xml:space="preserve"> (THB</w:t>
      </w:r>
      <w:r w:rsidR="009A30AA" w:rsidRPr="009A30AA">
        <w:rPr>
          <w:rFonts w:ascii="Times New Roman" w:eastAsia="Times New Roman" w:hAnsi="Times New Roman" w:cs="Times New Roman"/>
          <w:b/>
          <w:bCs/>
          <w:sz w:val="28"/>
          <w:szCs w:val="28"/>
        </w:rPr>
        <w:t xml:space="preserve"> 2,853,307.18</w:t>
      </w:r>
      <w:r w:rsidRPr="009A30AA">
        <w:rPr>
          <w:rFonts w:ascii="Times New Roman" w:eastAsia="Times New Roman" w:hAnsi="Times New Roman" w:cs="Times New Roman"/>
          <w:b/>
          <w:bCs/>
          <w:sz w:val="28"/>
          <w:szCs w:val="28"/>
        </w:rPr>
        <w:t>)</w:t>
      </w:r>
      <w:r w:rsidRPr="002E33AC">
        <w:rPr>
          <w:rFonts w:ascii="Times New Roman" w:eastAsia="Times New Roman" w:hAnsi="Times New Roman" w:cs="Times New Roman"/>
          <w:sz w:val="28"/>
          <w:szCs w:val="28"/>
        </w:rPr>
        <w:t xml:space="preserve"> (her</w:t>
      </w:r>
      <w:r>
        <w:rPr>
          <w:rFonts w:ascii="Times New Roman" w:eastAsia="Times New Roman" w:hAnsi="Times New Roman" w:cs="Times New Roman"/>
          <w:sz w:val="28"/>
          <w:szCs w:val="28"/>
        </w:rPr>
        <w:t>einafter called the “Contract Amount").</w:t>
      </w:r>
    </w:p>
    <w:p w14:paraId="48DF5784" w14:textId="755A1D4B"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 adjustment will be allowed in respect of the Contract Amount increased in the cost o</w:t>
      </w:r>
      <w:r w:rsidR="003C5BCD">
        <w:rPr>
          <w:rFonts w:ascii="Times New Roman" w:eastAsia="Times New Roman" w:hAnsi="Times New Roman" w:cs="Times New Roman"/>
          <w:sz w:val="28"/>
          <w:szCs w:val="28"/>
        </w:rPr>
        <w:t>r</w:t>
      </w:r>
      <w:r>
        <w:rPr>
          <w:rFonts w:ascii="Times New Roman" w:eastAsia="Times New Roman" w:hAnsi="Times New Roman" w:cs="Times New Roman"/>
          <w:sz w:val="28"/>
          <w:szCs w:val="28"/>
        </w:rPr>
        <w:t xml:space="preserve"> range of materials, </w:t>
      </w:r>
      <w:proofErr w:type="spellStart"/>
      <w:r>
        <w:rPr>
          <w:rFonts w:ascii="Times New Roman" w:eastAsia="Times New Roman" w:hAnsi="Times New Roman" w:cs="Times New Roman"/>
          <w:sz w:val="28"/>
          <w:szCs w:val="28"/>
        </w:rPr>
        <w:t>labour</w:t>
      </w:r>
      <w:proofErr w:type="spellEnd"/>
      <w:r>
        <w:rPr>
          <w:rFonts w:ascii="Times New Roman" w:eastAsia="Times New Roman" w:hAnsi="Times New Roman" w:cs="Times New Roman"/>
          <w:sz w:val="28"/>
          <w:szCs w:val="28"/>
        </w:rPr>
        <w:t>, equipment and services, that may occur during the Contract period or during extended time granted under the terms and conditions of this Contract.</w:t>
      </w:r>
    </w:p>
    <w:p w14:paraId="775FE332" w14:textId="62464169"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Clause 4:     CONTRACT DOCUMENTS</w:t>
      </w:r>
    </w:p>
    <w:p w14:paraId="3C48548D" w14:textId="77777777" w:rsidR="005E40FC" w:rsidRDefault="005E40FC">
      <w:pPr>
        <w:ind w:firstLine="720"/>
        <w:jc w:val="both"/>
        <w:rPr>
          <w:rFonts w:ascii="Times New Roman" w:eastAsia="Times New Roman" w:hAnsi="Times New Roman" w:cs="Times New Roman"/>
          <w:b/>
          <w:sz w:val="28"/>
          <w:szCs w:val="28"/>
          <w:u w:val="single"/>
        </w:rPr>
      </w:pPr>
    </w:p>
    <w:p w14:paraId="349BDAFE" w14:textId="77777777" w:rsidR="00995EF0" w:rsidRDefault="006B4AFF">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The following Documents listed hereunder shall form the part of the Contract;</w:t>
      </w:r>
    </w:p>
    <w:p w14:paraId="5A2D166B" w14:textId="77777777" w:rsidR="00995EF0" w:rsidRPr="003C5BCD" w:rsidRDefault="006B4AFF">
      <w:pPr>
        <w:ind w:firstLine="72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Annex #1 - Bill of Quantity;</w:t>
      </w:r>
    </w:p>
    <w:p w14:paraId="0EC1E00A" w14:textId="77777777" w:rsidR="00995EF0" w:rsidRPr="003C5BCD" w:rsidRDefault="006B4AFF">
      <w:pPr>
        <w:ind w:firstLine="72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 xml:space="preserve">Annex #2 - Drawings and Specifications: </w:t>
      </w:r>
    </w:p>
    <w:p w14:paraId="7E1A7D88" w14:textId="062BFEAE" w:rsidR="00ED2125" w:rsidRDefault="004973B3" w:rsidP="004973B3">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EE </w:t>
      </w:r>
      <w:proofErr w:type="gramStart"/>
      <w:r>
        <w:rPr>
          <w:rFonts w:ascii="Times New Roman" w:eastAsia="Times New Roman" w:hAnsi="Times New Roman" w:cs="Times New Roman"/>
          <w:sz w:val="28"/>
          <w:szCs w:val="28"/>
        </w:rPr>
        <w:t>101 :</w:t>
      </w:r>
      <w:proofErr w:type="gramEnd"/>
      <w:r>
        <w:rPr>
          <w:rFonts w:ascii="Times New Roman" w:eastAsia="Times New Roman" w:hAnsi="Times New Roman" w:cs="Times New Roman"/>
          <w:sz w:val="28"/>
          <w:szCs w:val="28"/>
        </w:rPr>
        <w:t xml:space="preserve"> Single Line Diagram MDB</w:t>
      </w:r>
    </w:p>
    <w:p w14:paraId="6444A0C1" w14:textId="60D617D0" w:rsidR="00995EF0" w:rsidRDefault="004973B3" w:rsidP="004973B3">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EE </w:t>
      </w:r>
      <w:proofErr w:type="gramStart"/>
      <w:r>
        <w:rPr>
          <w:rFonts w:ascii="Times New Roman" w:eastAsia="Times New Roman" w:hAnsi="Times New Roman" w:cs="Times New Roman"/>
          <w:sz w:val="28"/>
          <w:szCs w:val="28"/>
        </w:rPr>
        <w:t>102 :</w:t>
      </w:r>
      <w:proofErr w:type="gramEnd"/>
      <w:r>
        <w:rPr>
          <w:rFonts w:ascii="Times New Roman" w:eastAsia="Times New Roman" w:hAnsi="Times New Roman" w:cs="Times New Roman"/>
          <w:sz w:val="28"/>
          <w:szCs w:val="28"/>
        </w:rPr>
        <w:t xml:space="preserve"> Load Schedule MDB, LPB</w:t>
      </w:r>
    </w:p>
    <w:p w14:paraId="105C6A68" w14:textId="6F8D615E" w:rsidR="004973B3" w:rsidRDefault="004973B3" w:rsidP="004973B3">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EE </w:t>
      </w:r>
      <w:proofErr w:type="gramStart"/>
      <w:r w:rsidR="002760E7">
        <w:rPr>
          <w:rFonts w:ascii="Times New Roman" w:eastAsia="Times New Roman" w:hAnsi="Times New Roman" w:cs="Times New Roman"/>
          <w:sz w:val="28"/>
          <w:szCs w:val="28"/>
        </w:rPr>
        <w:t>103</w:t>
      </w:r>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Master Plan Electrical </w:t>
      </w:r>
      <w:r w:rsidR="002760E7">
        <w:rPr>
          <w:rFonts w:ascii="Times New Roman" w:eastAsia="Times New Roman" w:hAnsi="Times New Roman" w:cs="Times New Roman"/>
          <w:sz w:val="28"/>
          <w:szCs w:val="28"/>
        </w:rPr>
        <w:t>&amp; Communication</w:t>
      </w:r>
      <w:r>
        <w:rPr>
          <w:rFonts w:ascii="Times New Roman" w:eastAsia="Times New Roman" w:hAnsi="Times New Roman" w:cs="Times New Roman"/>
          <w:sz w:val="28"/>
          <w:szCs w:val="28"/>
        </w:rPr>
        <w:t xml:space="preserve"> Supply</w:t>
      </w:r>
    </w:p>
    <w:p w14:paraId="1DDD44E5" w14:textId="7EFAF9B3" w:rsidR="002760E7" w:rsidRDefault="002760E7" w:rsidP="004973B3">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EE </w:t>
      </w:r>
      <w:proofErr w:type="gramStart"/>
      <w:r>
        <w:rPr>
          <w:rFonts w:ascii="Times New Roman" w:eastAsia="Times New Roman" w:hAnsi="Times New Roman" w:cs="Times New Roman"/>
          <w:sz w:val="28"/>
          <w:szCs w:val="28"/>
        </w:rPr>
        <w:t>104 :</w:t>
      </w:r>
      <w:proofErr w:type="gramEnd"/>
      <w:r>
        <w:rPr>
          <w:rFonts w:ascii="Times New Roman" w:eastAsia="Times New Roman" w:hAnsi="Times New Roman" w:cs="Times New Roman"/>
          <w:sz w:val="28"/>
          <w:szCs w:val="28"/>
        </w:rPr>
        <w:t xml:space="preserve"> Landscape Lighting System</w:t>
      </w:r>
    </w:p>
    <w:p w14:paraId="7D4A45FA" w14:textId="60A0D38E" w:rsidR="002760E7" w:rsidRDefault="002760E7" w:rsidP="004973B3">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 </w:t>
      </w:r>
      <w:proofErr w:type="gramStart"/>
      <w:r>
        <w:rPr>
          <w:rFonts w:ascii="Times New Roman" w:eastAsia="Times New Roman" w:hAnsi="Times New Roman" w:cs="Times New Roman"/>
          <w:sz w:val="28"/>
          <w:szCs w:val="28"/>
        </w:rPr>
        <w:t>101 :</w:t>
      </w:r>
      <w:proofErr w:type="gramEnd"/>
      <w:r>
        <w:rPr>
          <w:rFonts w:ascii="Times New Roman" w:eastAsia="Times New Roman" w:hAnsi="Times New Roman" w:cs="Times New Roman"/>
          <w:sz w:val="28"/>
          <w:szCs w:val="28"/>
        </w:rPr>
        <w:t xml:space="preserve"> Riser Diagram for Cold Water Supply</w:t>
      </w:r>
    </w:p>
    <w:p w14:paraId="5D344172" w14:textId="5888B99E" w:rsidR="004973B3" w:rsidRPr="00DE1A30" w:rsidRDefault="002760E7" w:rsidP="002760E7">
      <w:pPr>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 </w:t>
      </w:r>
      <w:proofErr w:type="gramStart"/>
      <w:r>
        <w:rPr>
          <w:rFonts w:ascii="Times New Roman" w:eastAsia="Times New Roman" w:hAnsi="Times New Roman" w:cs="Times New Roman"/>
          <w:sz w:val="28"/>
          <w:szCs w:val="28"/>
        </w:rPr>
        <w:t>102 :</w:t>
      </w:r>
      <w:proofErr w:type="gramEnd"/>
      <w:r>
        <w:rPr>
          <w:rFonts w:ascii="Times New Roman" w:eastAsia="Times New Roman" w:hAnsi="Times New Roman" w:cs="Times New Roman"/>
          <w:sz w:val="28"/>
          <w:szCs w:val="28"/>
        </w:rPr>
        <w:t xml:space="preserve"> Master Plan for Cold Water Supply</w:t>
      </w:r>
    </w:p>
    <w:p w14:paraId="37D7FD55" w14:textId="22ACAE33" w:rsidR="00995EF0" w:rsidRPr="003C5BCD" w:rsidDel="00246DEF" w:rsidRDefault="006B4AFF">
      <w:pPr>
        <w:ind w:firstLine="720"/>
        <w:jc w:val="both"/>
        <w:rPr>
          <w:del w:id="5" w:author="User VC" w:date="2023-09-06T10:03:00Z"/>
          <w:rFonts w:ascii="Times New Roman" w:eastAsia="Times New Roman" w:hAnsi="Times New Roman" w:cs="Times New Roman"/>
          <w:b/>
          <w:sz w:val="28"/>
          <w:szCs w:val="28"/>
        </w:rPr>
      </w:pPr>
      <w:del w:id="6" w:author="User VC" w:date="2023-09-06T10:03:00Z">
        <w:r w:rsidRPr="003C5BCD" w:rsidDel="00246DEF">
          <w:rPr>
            <w:rFonts w:ascii="Times New Roman" w:eastAsia="Times New Roman" w:hAnsi="Times New Roman" w:cs="Times New Roman"/>
            <w:sz w:val="28"/>
            <w:szCs w:val="28"/>
          </w:rPr>
          <w:delText xml:space="preserve">Annex #3 </w:delText>
        </w:r>
        <w:r w:rsidR="002E33AC" w:rsidDel="00246DEF">
          <w:rPr>
            <w:rFonts w:ascii="Times New Roman" w:eastAsia="Times New Roman" w:hAnsi="Times New Roman" w:cs="Times New Roman"/>
            <w:sz w:val="28"/>
            <w:szCs w:val="28"/>
          </w:rPr>
          <w:delText>-</w:delText>
        </w:r>
        <w:r w:rsidRPr="003C5BCD" w:rsidDel="00246DEF">
          <w:rPr>
            <w:rFonts w:ascii="Times New Roman" w:eastAsia="Times New Roman" w:hAnsi="Times New Roman" w:cs="Times New Roman"/>
            <w:sz w:val="28"/>
            <w:szCs w:val="28"/>
          </w:rPr>
          <w:delText xml:space="preserve"> Schedule</w:delText>
        </w:r>
        <w:r w:rsidR="002760E7" w:rsidDel="00246DEF">
          <w:rPr>
            <w:rFonts w:ascii="Times New Roman" w:eastAsia="Times New Roman" w:hAnsi="Times New Roman" w:cs="Times New Roman"/>
            <w:sz w:val="28"/>
            <w:szCs w:val="28"/>
          </w:rPr>
          <w:delText xml:space="preserve"> of Works shall be refered to </w:delText>
        </w:r>
        <w:r w:rsidR="001F346E" w:rsidDel="00246DEF">
          <w:rPr>
            <w:rFonts w:ascii="Times New Roman" w:eastAsia="Times New Roman" w:hAnsi="Times New Roman" w:cs="Times New Roman"/>
            <w:sz w:val="28"/>
            <w:szCs w:val="28"/>
          </w:rPr>
          <w:delText xml:space="preserve">Villa 6 </w:delText>
        </w:r>
        <w:r w:rsidR="002760E7" w:rsidDel="00246DEF">
          <w:rPr>
            <w:rFonts w:ascii="Times New Roman" w:eastAsia="Times New Roman" w:hAnsi="Times New Roman" w:cs="Times New Roman"/>
            <w:sz w:val="28"/>
            <w:szCs w:val="28"/>
          </w:rPr>
          <w:delText xml:space="preserve">Existing </w:delText>
        </w:r>
        <w:r w:rsidR="007948DA" w:rsidDel="00246DEF">
          <w:rPr>
            <w:rFonts w:ascii="Times New Roman" w:eastAsia="Times New Roman" w:hAnsi="Times New Roman" w:cs="Times New Roman"/>
            <w:sz w:val="28"/>
            <w:szCs w:val="28"/>
          </w:rPr>
          <w:delText>Contract</w:delText>
        </w:r>
      </w:del>
    </w:p>
    <w:p w14:paraId="741E6AF6" w14:textId="69A3107A" w:rsidR="00995EF0" w:rsidRPr="003C5BCD" w:rsidRDefault="006B4AFF">
      <w:pPr>
        <w:ind w:firstLine="72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Annex #</w:t>
      </w:r>
      <w:del w:id="7" w:author="User VC" w:date="2023-09-06T10:03:00Z">
        <w:r w:rsidRPr="003C5BCD" w:rsidDel="00246DEF">
          <w:rPr>
            <w:rFonts w:ascii="Times New Roman" w:eastAsia="Times New Roman" w:hAnsi="Times New Roman" w:cs="Times New Roman"/>
            <w:sz w:val="28"/>
            <w:szCs w:val="28"/>
          </w:rPr>
          <w:delText xml:space="preserve">4 </w:delText>
        </w:r>
      </w:del>
      <w:ins w:id="8" w:author="User VC" w:date="2023-09-06T10:03:00Z">
        <w:r w:rsidR="00246DEF">
          <w:rPr>
            <w:rFonts w:ascii="Times New Roman" w:eastAsia="Times New Roman" w:hAnsi="Times New Roman" w:cs="Times New Roman"/>
            <w:sz w:val="28"/>
            <w:szCs w:val="28"/>
          </w:rPr>
          <w:t>3</w:t>
        </w:r>
        <w:r w:rsidR="00246DEF" w:rsidRPr="003C5BCD">
          <w:rPr>
            <w:rFonts w:ascii="Times New Roman" w:eastAsia="Times New Roman" w:hAnsi="Times New Roman" w:cs="Times New Roman"/>
            <w:sz w:val="28"/>
            <w:szCs w:val="28"/>
          </w:rPr>
          <w:t xml:space="preserve"> </w:t>
        </w:r>
      </w:ins>
      <w:r w:rsidRPr="003C5BCD">
        <w:rPr>
          <w:rFonts w:ascii="Times New Roman" w:eastAsia="Times New Roman" w:hAnsi="Times New Roman" w:cs="Times New Roman"/>
          <w:sz w:val="28"/>
          <w:szCs w:val="28"/>
        </w:rPr>
        <w:t>- Power of Attorney for signing the Contract Documents in Annex.</w:t>
      </w:r>
    </w:p>
    <w:p w14:paraId="4DFA4B57" w14:textId="77777777" w:rsidR="00995EF0" w:rsidRDefault="00995EF0">
      <w:pPr>
        <w:ind w:firstLine="720"/>
        <w:jc w:val="both"/>
        <w:rPr>
          <w:rFonts w:ascii="Times New Roman" w:eastAsia="Times New Roman" w:hAnsi="Times New Roman" w:cs="Times New Roman"/>
          <w:sz w:val="28"/>
          <w:szCs w:val="28"/>
        </w:rPr>
      </w:pPr>
    </w:p>
    <w:p w14:paraId="162918B5" w14:textId="3DE08548"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5:     CONTRACT PERIOD &amp; DELAY DAMAGES</w:t>
      </w:r>
    </w:p>
    <w:p w14:paraId="6965EFC0" w14:textId="77777777" w:rsidR="005E40FC" w:rsidRDefault="005E40FC">
      <w:pPr>
        <w:ind w:firstLine="720"/>
        <w:jc w:val="both"/>
        <w:rPr>
          <w:rFonts w:ascii="Times New Roman" w:eastAsia="Times New Roman" w:hAnsi="Times New Roman" w:cs="Times New Roman"/>
          <w:b/>
          <w:sz w:val="28"/>
          <w:szCs w:val="28"/>
          <w:u w:val="single"/>
        </w:rPr>
      </w:pPr>
    </w:p>
    <w:p w14:paraId="41A591E6" w14:textId="2AB1A525"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Contract Commencement Date shall be on </w:t>
      </w:r>
      <w:r w:rsidR="007948DA">
        <w:rPr>
          <w:rFonts w:ascii="Times New Roman" w:eastAsia="Times New Roman" w:hAnsi="Times New Roman" w:cs="Times New Roman"/>
          <w:sz w:val="28"/>
          <w:szCs w:val="28"/>
        </w:rPr>
        <w:t xml:space="preserve">September </w:t>
      </w:r>
      <w:r w:rsidR="001F346E">
        <w:rPr>
          <w:rFonts w:ascii="Times New Roman" w:eastAsia="Times New Roman" w:hAnsi="Times New Roman" w:cs="Times New Roman"/>
          <w:sz w:val="28"/>
          <w:szCs w:val="28"/>
        </w:rPr>
        <w:t>5</w:t>
      </w:r>
      <w:r w:rsidR="00E865C7" w:rsidRPr="00A97490">
        <w:rPr>
          <w:rFonts w:ascii="Times New Roman" w:eastAsia="Times New Roman" w:hAnsi="Times New Roman" w:cs="Times New Roman"/>
          <w:sz w:val="28"/>
          <w:szCs w:val="28"/>
        </w:rPr>
        <w:t>, 2023</w:t>
      </w:r>
      <w:r w:rsidR="00E865C7">
        <w:rPr>
          <w:rFonts w:ascii="Times New Roman" w:eastAsia="Times New Roman" w:hAnsi="Times New Roman" w:cs="Times New Roman"/>
          <w:sz w:val="28"/>
          <w:szCs w:val="28"/>
        </w:rPr>
        <w:t>;</w:t>
      </w:r>
    </w:p>
    <w:p w14:paraId="07DAFC99" w14:textId="4703FA51" w:rsidR="00995EF0" w:rsidRDefault="006B4AFF">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The whole scope of the Works shall be completed within </w:t>
      </w:r>
      <w:r w:rsidR="007948DA">
        <w:rPr>
          <w:rFonts w:ascii="Times New Roman" w:eastAsia="Times New Roman" w:hAnsi="Times New Roman" w:cs="Times New Roman"/>
          <w:sz w:val="28"/>
          <w:szCs w:val="28"/>
        </w:rPr>
        <w:t>Three</w:t>
      </w:r>
      <w:r>
        <w:rPr>
          <w:rFonts w:ascii="Times New Roman" w:eastAsia="Times New Roman" w:hAnsi="Times New Roman" w:cs="Times New Roman"/>
          <w:sz w:val="28"/>
          <w:szCs w:val="28"/>
        </w:rPr>
        <w:t xml:space="preserve"> Months from the Contract </w:t>
      </w:r>
      <w:r>
        <w:rPr>
          <w:rFonts w:ascii="Times New Roman" w:eastAsia="Times New Roman" w:hAnsi="Times New Roman" w:cs="Times New Roman"/>
          <w:color w:val="000000"/>
          <w:sz w:val="28"/>
          <w:szCs w:val="28"/>
        </w:rPr>
        <w:t>Commencement Date.</w:t>
      </w:r>
    </w:p>
    <w:p w14:paraId="77193D77" w14:textId="198D5A65"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The Contract Completion Date shall be</w:t>
      </w:r>
      <w:r>
        <w:rPr>
          <w:rFonts w:ascii="Times New Roman" w:eastAsia="Times New Roman" w:hAnsi="Times New Roman" w:cs="Times New Roman"/>
          <w:color w:val="FF0000"/>
          <w:sz w:val="28"/>
          <w:szCs w:val="28"/>
        </w:rPr>
        <w:t xml:space="preserve"> </w:t>
      </w:r>
      <w:r w:rsidRPr="003C5BCD">
        <w:rPr>
          <w:rFonts w:ascii="Times New Roman" w:eastAsia="Times New Roman" w:hAnsi="Times New Roman" w:cs="Times New Roman"/>
          <w:sz w:val="28"/>
          <w:szCs w:val="28"/>
        </w:rPr>
        <w:t>on</w:t>
      </w:r>
      <w:r>
        <w:rPr>
          <w:rFonts w:ascii="Times New Roman" w:eastAsia="Times New Roman" w:hAnsi="Times New Roman" w:cs="Times New Roman"/>
          <w:color w:val="FF0000"/>
          <w:sz w:val="28"/>
          <w:szCs w:val="28"/>
        </w:rPr>
        <w:t xml:space="preserve"> </w:t>
      </w:r>
      <w:r w:rsidR="001F346E">
        <w:rPr>
          <w:rFonts w:ascii="Times New Roman" w:eastAsia="Times New Roman" w:hAnsi="Times New Roman" w:cs="Times New Roman"/>
          <w:sz w:val="28"/>
          <w:szCs w:val="28"/>
        </w:rPr>
        <w:t>December 5</w:t>
      </w:r>
      <w:r w:rsidR="00E865C7" w:rsidRPr="00E865C7">
        <w:rPr>
          <w:rFonts w:ascii="Times New Roman" w:eastAsia="Times New Roman" w:hAnsi="Times New Roman" w:cs="Times New Roman"/>
          <w:sz w:val="28"/>
          <w:szCs w:val="28"/>
        </w:rPr>
        <w:t xml:space="preserve">, </w:t>
      </w:r>
      <w:r w:rsidR="00E865C7" w:rsidRPr="00A97490">
        <w:rPr>
          <w:rFonts w:ascii="Times New Roman" w:eastAsia="Times New Roman" w:hAnsi="Times New Roman" w:cs="Times New Roman"/>
          <w:sz w:val="28"/>
          <w:szCs w:val="28"/>
        </w:rPr>
        <w:t>2023</w:t>
      </w:r>
      <w:r w:rsidR="00E865C7">
        <w:rPr>
          <w:rFonts w:ascii="Times New Roman" w:eastAsia="Times New Roman" w:hAnsi="Times New Roman" w:cs="Times New Roman"/>
          <w:sz w:val="28"/>
          <w:szCs w:val="28"/>
        </w:rPr>
        <w:t>;</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sz w:val="28"/>
          <w:szCs w:val="28"/>
        </w:rPr>
        <w:t xml:space="preserve">                                       </w:t>
      </w:r>
    </w:p>
    <w:p w14:paraId="1E57EDC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employer and the Contractor have agreed for penalty at the rate of 0.1% per day (maximum of 10% of contract amount) based on the overdue period. </w:t>
      </w:r>
    </w:p>
    <w:p w14:paraId="2E4A96C8" w14:textId="77777777" w:rsidR="00995EF0" w:rsidRDefault="00995EF0">
      <w:pPr>
        <w:ind w:firstLine="720"/>
        <w:jc w:val="both"/>
        <w:rPr>
          <w:rFonts w:ascii="Times New Roman" w:eastAsia="Times New Roman" w:hAnsi="Times New Roman" w:cs="Times New Roman"/>
          <w:b/>
          <w:sz w:val="28"/>
          <w:szCs w:val="28"/>
          <w:u w:val="single"/>
        </w:rPr>
      </w:pPr>
    </w:p>
    <w:p w14:paraId="7E87512B" w14:textId="06AB755D"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6:     SALIENT CONDITIONS OF CONTRACT</w:t>
      </w:r>
    </w:p>
    <w:p w14:paraId="7AC237BD" w14:textId="77777777" w:rsidR="005E40FC" w:rsidRDefault="005E40FC">
      <w:pPr>
        <w:ind w:firstLine="720"/>
        <w:jc w:val="both"/>
        <w:rPr>
          <w:rFonts w:ascii="Times New Roman" w:eastAsia="Times New Roman" w:hAnsi="Times New Roman" w:cs="Times New Roman"/>
          <w:b/>
          <w:sz w:val="28"/>
          <w:szCs w:val="28"/>
          <w:u w:val="single"/>
        </w:rPr>
      </w:pPr>
    </w:p>
    <w:p w14:paraId="2841C8A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execute and complete the Works so that no breach shall occur in any of the Contractor's obligations to the Employer.</w:t>
      </w:r>
    </w:p>
    <w:p w14:paraId="7EBB3CA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is also to comply with the following conditions: -</w:t>
      </w:r>
    </w:p>
    <w:p w14:paraId="7013B7C6"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6.1        Advance Payment</w:t>
      </w:r>
    </w:p>
    <w:p w14:paraId="3F7E1BBE" w14:textId="56D23A95" w:rsidR="00995EF0" w:rsidRPr="00E865C7" w:rsidRDefault="00305C9D" w:rsidP="00305C9D">
      <w:pPr>
        <w:jc w:val="both"/>
        <w:rPr>
          <w:rFonts w:ascii="Times New Roman" w:eastAsia="Times New Roman" w:hAnsi="Times New Roman" w:cstheme="minorBidi"/>
          <w:sz w:val="28"/>
          <w:szCs w:val="35"/>
          <w:lang w:bidi="th-TH"/>
        </w:rPr>
      </w:pPr>
      <w:r w:rsidRPr="00E865C7">
        <w:rPr>
          <w:rFonts w:ascii="Times New Roman" w:eastAsia="Times New Roman" w:hAnsi="Times New Roman" w:cs="Times New Roman"/>
          <w:sz w:val="28"/>
          <w:szCs w:val="28"/>
        </w:rPr>
        <w:t xml:space="preserve">                       </w:t>
      </w:r>
      <w:r w:rsidRPr="00CE3F2C">
        <w:rPr>
          <w:rFonts w:ascii="Times New Roman" w:eastAsia="Times New Roman" w:hAnsi="Times New Roman" w:cs="Times New Roman"/>
          <w:b/>
          <w:bCs/>
          <w:sz w:val="28"/>
          <w:szCs w:val="28"/>
        </w:rPr>
        <w:t xml:space="preserve">Advance Payment </w:t>
      </w:r>
      <w:r w:rsidR="007948DA" w:rsidRPr="00CE3F2C">
        <w:rPr>
          <w:rFonts w:ascii="Times New Roman" w:eastAsia="Times New Roman" w:hAnsi="Times New Roman" w:cs="Times New Roman"/>
          <w:b/>
          <w:bCs/>
          <w:sz w:val="28"/>
          <w:szCs w:val="28"/>
        </w:rPr>
        <w:t>2</w:t>
      </w:r>
      <w:r w:rsidRPr="00CE3F2C">
        <w:rPr>
          <w:rFonts w:ascii="Times New Roman" w:eastAsia="Times New Roman" w:hAnsi="Times New Roman" w:cs="Times New Roman"/>
          <w:b/>
          <w:bCs/>
          <w:sz w:val="28"/>
          <w:szCs w:val="28"/>
        </w:rPr>
        <w:t>0</w:t>
      </w:r>
      <w:r w:rsidRPr="00CE3F2C">
        <w:rPr>
          <w:rFonts w:ascii="Times New Roman" w:eastAsia="Times New Roman" w:hAnsi="Times New Roman" w:cstheme="minorBidi"/>
          <w:b/>
          <w:bCs/>
          <w:sz w:val="28"/>
          <w:szCs w:val="35"/>
          <w:lang w:bidi="th-TH"/>
        </w:rPr>
        <w:t>%</w:t>
      </w:r>
      <w:r w:rsidR="00E865C7">
        <w:rPr>
          <w:rFonts w:ascii="Times New Roman" w:eastAsia="Times New Roman" w:hAnsi="Times New Roman" w:cstheme="minorBidi"/>
          <w:sz w:val="28"/>
          <w:szCs w:val="35"/>
          <w:lang w:bidi="th-TH"/>
        </w:rPr>
        <w:t xml:space="preserve"> to be paid in one</w:t>
      </w:r>
      <w:r w:rsidR="002E33AC">
        <w:rPr>
          <w:rFonts w:ascii="Times New Roman" w:eastAsia="Times New Roman" w:hAnsi="Times New Roman" w:cstheme="minorBidi"/>
          <w:sz w:val="28"/>
          <w:szCs w:val="35"/>
          <w:lang w:bidi="th-TH"/>
        </w:rPr>
        <w:t xml:space="preserve"> </w:t>
      </w:r>
      <w:r w:rsidR="00E865C7">
        <w:rPr>
          <w:rFonts w:ascii="Times New Roman" w:eastAsia="Times New Roman" w:hAnsi="Times New Roman" w:cstheme="minorBidi"/>
          <w:sz w:val="28"/>
          <w:szCs w:val="35"/>
          <w:lang w:bidi="th-TH"/>
        </w:rPr>
        <w:t>week period after</w:t>
      </w:r>
      <w:r w:rsidR="007948DA">
        <w:rPr>
          <w:rFonts w:ascii="Times New Roman" w:eastAsia="Times New Roman" w:hAnsi="Times New Roman" w:cstheme="minorBidi"/>
          <w:sz w:val="28"/>
          <w:szCs w:val="35"/>
          <w:lang w:bidi="th-TH"/>
        </w:rPr>
        <w:t xml:space="preserve"> the quotation</w:t>
      </w:r>
      <w:r w:rsidR="00E865C7">
        <w:rPr>
          <w:rFonts w:ascii="Times New Roman" w:eastAsia="Times New Roman" w:hAnsi="Times New Roman" w:cstheme="minorBidi"/>
          <w:sz w:val="28"/>
          <w:szCs w:val="35"/>
          <w:lang w:bidi="th-TH"/>
        </w:rPr>
        <w:t xml:space="preserve"> are approved by </w:t>
      </w:r>
      <w:r w:rsidR="00E865C7" w:rsidRPr="00E865C7">
        <w:rPr>
          <w:rFonts w:ascii="Times New Roman" w:eastAsia="Times New Roman" w:hAnsi="Times New Roman" w:cstheme="minorBidi"/>
          <w:sz w:val="28"/>
          <w:szCs w:val="35"/>
          <w:lang w:bidi="th-TH"/>
        </w:rPr>
        <w:t>Employer</w:t>
      </w:r>
      <w:r w:rsidR="00E865C7">
        <w:rPr>
          <w:rFonts w:ascii="Times New Roman" w:eastAsia="Times New Roman" w:hAnsi="Times New Roman" w:cstheme="minorBidi"/>
          <w:sz w:val="28"/>
          <w:szCs w:val="35"/>
          <w:lang w:bidi="th-TH"/>
        </w:rPr>
        <w:t>;</w:t>
      </w:r>
    </w:p>
    <w:p w14:paraId="63FB28C1" w14:textId="77777777" w:rsidR="00995EF0" w:rsidRDefault="00995EF0">
      <w:pPr>
        <w:ind w:firstLine="720"/>
        <w:jc w:val="both"/>
        <w:rPr>
          <w:rFonts w:ascii="Times New Roman" w:eastAsia="Times New Roman" w:hAnsi="Times New Roman" w:cs="Times New Roman"/>
          <w:sz w:val="28"/>
          <w:szCs w:val="28"/>
        </w:rPr>
      </w:pPr>
    </w:p>
    <w:p w14:paraId="3557610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6.2       Terms of Payment</w:t>
      </w:r>
    </w:p>
    <w:p w14:paraId="571E2C88" w14:textId="3B9F312D" w:rsidR="002E33AC" w:rsidRDefault="006B4AFF" w:rsidP="002E33AC">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Progress payments shall be paid based on monthly interim valuation in accordance with the terms and conditions of Contract.</w:t>
      </w:r>
    </w:p>
    <w:p w14:paraId="3D64F384" w14:textId="77777777" w:rsidR="00467EC4" w:rsidRDefault="00467EC4">
      <w:pPr>
        <w:ind w:firstLine="720"/>
        <w:jc w:val="both"/>
        <w:rPr>
          <w:rFonts w:ascii="Times New Roman" w:eastAsia="Times New Roman" w:hAnsi="Times New Roman" w:cs="Times New Roman"/>
          <w:sz w:val="28"/>
          <w:szCs w:val="28"/>
        </w:rPr>
      </w:pPr>
    </w:p>
    <w:p w14:paraId="0EE8451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6.3       Period of Interim Certificate</w:t>
      </w:r>
    </w:p>
    <w:p w14:paraId="5384D0E5" w14:textId="2FCFC54D" w:rsidR="00E25227" w:rsidRDefault="006B4AFF" w:rsidP="007948DA">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Not later than seven (7) days from the date of receipt of the Contractor's application.</w:t>
      </w:r>
    </w:p>
    <w:p w14:paraId="69890833" w14:textId="77777777" w:rsidR="005E40FC" w:rsidRDefault="005E40FC" w:rsidP="00E865C7">
      <w:pPr>
        <w:jc w:val="both"/>
        <w:rPr>
          <w:rFonts w:ascii="Times New Roman" w:eastAsia="Times New Roman" w:hAnsi="Times New Roman" w:cs="Times New Roman"/>
          <w:sz w:val="28"/>
          <w:szCs w:val="28"/>
        </w:rPr>
      </w:pPr>
    </w:p>
    <w:p w14:paraId="4865B68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6.4       Period of Honoring Payment</w:t>
      </w:r>
    </w:p>
    <w:p w14:paraId="65CD02E9" w14:textId="515E8F05" w:rsidR="00995EF0" w:rsidRDefault="006B4AFF" w:rsidP="002C27F5">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Within </w:t>
      </w:r>
      <w:r w:rsidR="00E865C7">
        <w:rPr>
          <w:rFonts w:ascii="Times New Roman" w:eastAsia="Times New Roman" w:hAnsi="Times New Roman" w:cs="Times New Roman"/>
          <w:sz w:val="28"/>
          <w:szCs w:val="28"/>
        </w:rPr>
        <w:t>Thirty</w:t>
      </w:r>
      <w:r>
        <w:rPr>
          <w:rFonts w:ascii="Times New Roman" w:eastAsia="Times New Roman" w:hAnsi="Times New Roman" w:cs="Times New Roman"/>
          <w:sz w:val="28"/>
          <w:szCs w:val="28"/>
        </w:rPr>
        <w:t xml:space="preserve"> (</w:t>
      </w:r>
      <w:r w:rsidR="00E865C7">
        <w:rPr>
          <w:rFonts w:ascii="Times New Roman" w:eastAsia="Times New Roman" w:hAnsi="Times New Roman" w:cs="Times New Roman"/>
          <w:sz w:val="28"/>
          <w:szCs w:val="28"/>
        </w:rPr>
        <w:t>30</w:t>
      </w:r>
      <w:r>
        <w:rPr>
          <w:rFonts w:ascii="Times New Roman" w:eastAsia="Times New Roman" w:hAnsi="Times New Roman" w:cs="Times New Roman"/>
          <w:sz w:val="28"/>
          <w:szCs w:val="28"/>
        </w:rPr>
        <w:t>) days from the receipt of the original Interim Certificate and the correct Tax Invoice from the Contractor.</w:t>
      </w:r>
    </w:p>
    <w:p w14:paraId="7215221F" w14:textId="77777777" w:rsidR="002C27F5" w:rsidRDefault="002C27F5" w:rsidP="002C27F5">
      <w:pPr>
        <w:ind w:firstLine="720"/>
        <w:jc w:val="both"/>
        <w:rPr>
          <w:rFonts w:ascii="Times New Roman" w:eastAsia="Times New Roman" w:hAnsi="Times New Roman" w:cs="Times New Roman"/>
          <w:sz w:val="28"/>
          <w:szCs w:val="28"/>
        </w:rPr>
      </w:pPr>
    </w:p>
    <w:p w14:paraId="04F5925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6.5       Retention &amp; Limit of Retention</w:t>
      </w:r>
    </w:p>
    <w:p w14:paraId="5BFBEA72" w14:textId="75FFE461"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Retention shall be </w:t>
      </w:r>
      <w:r w:rsidR="003C5BCD">
        <w:rPr>
          <w:rFonts w:ascii="Times New Roman" w:eastAsia="Times New Roman" w:hAnsi="Times New Roman" w:cs="Times New Roman"/>
          <w:sz w:val="28"/>
          <w:szCs w:val="28"/>
        </w:rPr>
        <w:t>ten</w:t>
      </w:r>
      <w:r>
        <w:rPr>
          <w:rFonts w:ascii="Times New Roman" w:eastAsia="Times New Roman" w:hAnsi="Times New Roman" w:cs="Times New Roman"/>
          <w:sz w:val="28"/>
          <w:szCs w:val="28"/>
        </w:rPr>
        <w:t xml:space="preserve"> percent (10%) of the value of work executed, subject to a limit of </w:t>
      </w:r>
      <w:r w:rsidR="003C5BCD">
        <w:rPr>
          <w:rFonts w:ascii="Times New Roman" w:eastAsia="Times New Roman" w:hAnsi="Times New Roman" w:cs="Times New Roman"/>
          <w:sz w:val="28"/>
          <w:szCs w:val="28"/>
        </w:rPr>
        <w:t>ten</w:t>
      </w:r>
      <w:r>
        <w:rPr>
          <w:rFonts w:ascii="Times New Roman" w:eastAsia="Times New Roman" w:hAnsi="Times New Roman" w:cs="Times New Roman"/>
          <w:sz w:val="28"/>
          <w:szCs w:val="28"/>
        </w:rPr>
        <w:t xml:space="preserve"> </w:t>
      </w:r>
      <w:r w:rsidRPr="005E4925">
        <w:rPr>
          <w:rFonts w:ascii="Times New Roman" w:eastAsia="Times New Roman" w:hAnsi="Times New Roman" w:cs="Times New Roman"/>
          <w:sz w:val="28"/>
          <w:szCs w:val="28"/>
        </w:rPr>
        <w:t xml:space="preserve">percent </w:t>
      </w:r>
      <w:r w:rsidRPr="009A30AA">
        <w:rPr>
          <w:rFonts w:ascii="Times New Roman" w:eastAsia="Times New Roman" w:hAnsi="Times New Roman" w:cs="Times New Roman"/>
          <w:sz w:val="28"/>
          <w:szCs w:val="28"/>
        </w:rPr>
        <w:t xml:space="preserve">(10% or THB </w:t>
      </w:r>
      <w:proofErr w:type="gramStart"/>
      <w:r w:rsidR="002E33AC" w:rsidRPr="009A30AA">
        <w:rPr>
          <w:rFonts w:ascii="Times New Roman" w:eastAsia="Times New Roman" w:hAnsi="Times New Roman" w:cs="Times New Roman"/>
          <w:sz w:val="28"/>
          <w:szCs w:val="28"/>
        </w:rPr>
        <w:t>2</w:t>
      </w:r>
      <w:r w:rsidR="009A30AA" w:rsidRPr="009A30AA">
        <w:rPr>
          <w:rFonts w:ascii="Times New Roman" w:eastAsia="Times New Roman" w:hAnsi="Times New Roman" w:cs="Times New Roman"/>
          <w:sz w:val="28"/>
          <w:szCs w:val="28"/>
        </w:rPr>
        <w:t>66,664.22</w:t>
      </w:r>
      <w:r w:rsidR="00A075C5" w:rsidRPr="009A30AA">
        <w:rPr>
          <w:rFonts w:ascii="Times New Roman" w:eastAsia="Times New Roman" w:hAnsi="Times New Roman" w:cs="Times New Roman"/>
          <w:sz w:val="28"/>
          <w:szCs w:val="28"/>
        </w:rPr>
        <w:t xml:space="preserve"> </w:t>
      </w:r>
      <w:r w:rsidR="00305C9D" w:rsidRPr="009A30AA">
        <w:rPr>
          <w:rFonts w:ascii="Times New Roman" w:eastAsia="Times New Roman" w:hAnsi="Times New Roman" w:cs="Times New Roman"/>
          <w:sz w:val="28"/>
          <w:szCs w:val="28"/>
        </w:rPr>
        <w:t>)</w:t>
      </w:r>
      <w:proofErr w:type="gramEnd"/>
      <w:r w:rsidR="00305C9D" w:rsidRPr="009A30AA">
        <w:t xml:space="preserve"> </w:t>
      </w:r>
      <w:r w:rsidR="00467EC4" w:rsidRPr="009A30AA">
        <w:rPr>
          <w:rFonts w:ascii="Times New Roman" w:eastAsia="Times New Roman" w:hAnsi="Times New Roman" w:cs="Times New Roman"/>
          <w:sz w:val="28"/>
          <w:szCs w:val="28"/>
        </w:rPr>
        <w:t>(</w:t>
      </w:r>
      <w:r w:rsidR="00245960" w:rsidRPr="009A30AA">
        <w:rPr>
          <w:rFonts w:ascii="Times New Roman" w:eastAsia="Times New Roman" w:hAnsi="Times New Roman" w:cs="Times New Roman"/>
          <w:sz w:val="28"/>
          <w:szCs w:val="28"/>
        </w:rPr>
        <w:t>T</w:t>
      </w:r>
      <w:r w:rsidR="005E4925" w:rsidRPr="009A30AA">
        <w:rPr>
          <w:rFonts w:ascii="Times New Roman" w:eastAsia="Times New Roman" w:hAnsi="Times New Roman" w:cs="Times New Roman"/>
          <w:sz w:val="28"/>
          <w:szCs w:val="28"/>
        </w:rPr>
        <w:t>wo</w:t>
      </w:r>
      <w:r w:rsidR="002C27F5" w:rsidRPr="009A30AA">
        <w:rPr>
          <w:rFonts w:ascii="Times New Roman" w:eastAsia="Times New Roman" w:hAnsi="Times New Roman" w:cs="Times New Roman"/>
          <w:sz w:val="28"/>
          <w:szCs w:val="28"/>
        </w:rPr>
        <w:t xml:space="preserve"> Hundred </w:t>
      </w:r>
      <w:r w:rsidR="009A30AA" w:rsidRPr="009A30AA">
        <w:rPr>
          <w:rFonts w:ascii="Times New Roman" w:eastAsia="Times New Roman" w:hAnsi="Times New Roman" w:cs="Times New Roman"/>
          <w:sz w:val="28"/>
          <w:szCs w:val="28"/>
        </w:rPr>
        <w:t>Six</w:t>
      </w:r>
      <w:r w:rsidR="005E4925" w:rsidRPr="009A30AA">
        <w:rPr>
          <w:rFonts w:ascii="Times New Roman" w:eastAsia="Times New Roman" w:hAnsi="Times New Roman" w:cs="Times New Roman"/>
          <w:sz w:val="28"/>
          <w:szCs w:val="28"/>
        </w:rPr>
        <w:t>ty S</w:t>
      </w:r>
      <w:r w:rsidR="009A30AA" w:rsidRPr="009A30AA">
        <w:rPr>
          <w:rFonts w:ascii="Times New Roman" w:eastAsia="Times New Roman" w:hAnsi="Times New Roman" w:cs="Times New Roman"/>
          <w:sz w:val="28"/>
          <w:szCs w:val="28"/>
        </w:rPr>
        <w:t>ix</w:t>
      </w:r>
      <w:r w:rsidR="002C27F5" w:rsidRPr="009A30AA">
        <w:rPr>
          <w:rFonts w:ascii="Times New Roman" w:eastAsia="Times New Roman" w:hAnsi="Times New Roman" w:cs="Times New Roman"/>
          <w:sz w:val="28"/>
          <w:szCs w:val="28"/>
        </w:rPr>
        <w:t xml:space="preserve"> Thousand </w:t>
      </w:r>
      <w:r w:rsidR="009A30AA" w:rsidRPr="009A30AA">
        <w:rPr>
          <w:rFonts w:ascii="Times New Roman" w:eastAsia="Times New Roman" w:hAnsi="Times New Roman" w:cs="Times New Roman"/>
          <w:sz w:val="28"/>
          <w:szCs w:val="28"/>
        </w:rPr>
        <w:t>Six</w:t>
      </w:r>
      <w:r w:rsidR="002C27F5" w:rsidRPr="009A30AA">
        <w:rPr>
          <w:rFonts w:ascii="Times New Roman" w:eastAsia="Times New Roman" w:hAnsi="Times New Roman" w:cs="Times New Roman"/>
          <w:sz w:val="28"/>
          <w:szCs w:val="28"/>
        </w:rPr>
        <w:t xml:space="preserve"> Hundred </w:t>
      </w:r>
      <w:r w:rsidR="009A30AA" w:rsidRPr="009A30AA">
        <w:rPr>
          <w:rFonts w:ascii="Times New Roman" w:eastAsia="Times New Roman" w:hAnsi="Times New Roman" w:cs="Times New Roman"/>
          <w:sz w:val="28"/>
          <w:szCs w:val="28"/>
        </w:rPr>
        <w:t>Sixty Four</w:t>
      </w:r>
      <w:r w:rsidR="002C27F5" w:rsidRPr="009A30AA">
        <w:rPr>
          <w:rFonts w:ascii="Times New Roman" w:eastAsia="Times New Roman" w:hAnsi="Times New Roman" w:cs="Times New Roman"/>
          <w:sz w:val="28"/>
          <w:szCs w:val="28"/>
        </w:rPr>
        <w:t xml:space="preserve"> Baht </w:t>
      </w:r>
      <w:r w:rsidR="009A30AA" w:rsidRPr="009A30AA">
        <w:rPr>
          <w:rFonts w:ascii="Times New Roman" w:eastAsia="Times New Roman" w:hAnsi="Times New Roman" w:cs="Times New Roman"/>
          <w:sz w:val="28"/>
          <w:szCs w:val="28"/>
        </w:rPr>
        <w:t>Twenty Two</w:t>
      </w:r>
      <w:r w:rsidR="002C27F5" w:rsidRPr="009A30AA">
        <w:rPr>
          <w:rFonts w:ascii="Times New Roman" w:eastAsia="Times New Roman" w:hAnsi="Times New Roman" w:cs="Times New Roman"/>
          <w:sz w:val="28"/>
          <w:szCs w:val="28"/>
        </w:rPr>
        <w:t xml:space="preserve"> Satang</w:t>
      </w:r>
      <w:r w:rsidRPr="009A30AA">
        <w:rPr>
          <w:rFonts w:ascii="Times New Roman" w:eastAsia="Times New Roman" w:hAnsi="Times New Roman" w:cs="Times New Roman"/>
          <w:sz w:val="28"/>
          <w:szCs w:val="28"/>
        </w:rPr>
        <w:t>)</w:t>
      </w:r>
      <w:r w:rsidR="00305C9D" w:rsidRPr="005E4925">
        <w:rPr>
          <w:rFonts w:ascii="Times New Roman" w:eastAsia="Times New Roman" w:hAnsi="Times New Roman" w:cs="Times New Roman"/>
          <w:sz w:val="28"/>
          <w:szCs w:val="28"/>
        </w:rPr>
        <w:t xml:space="preserve"> </w:t>
      </w:r>
      <w:r w:rsidRPr="005E4925">
        <w:rPr>
          <w:rFonts w:ascii="Times New Roman" w:eastAsia="Times New Roman" w:hAnsi="Times New Roman" w:cs="Times New Roman"/>
          <w:sz w:val="28"/>
          <w:szCs w:val="28"/>
        </w:rPr>
        <w:t>of the Accepted Contract Amount.</w:t>
      </w:r>
    </w:p>
    <w:p w14:paraId="6A5E0542" w14:textId="77777777" w:rsidR="00995EF0" w:rsidRDefault="00995EF0">
      <w:pPr>
        <w:ind w:firstLine="720"/>
        <w:jc w:val="both"/>
        <w:rPr>
          <w:rFonts w:ascii="Times New Roman" w:eastAsia="Times New Roman" w:hAnsi="Times New Roman" w:cs="Times New Roman"/>
          <w:sz w:val="28"/>
          <w:szCs w:val="28"/>
        </w:rPr>
      </w:pPr>
    </w:p>
    <w:p w14:paraId="33FC99C2"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6.6</w:t>
      </w:r>
      <w:r>
        <w:rPr>
          <w:rFonts w:ascii="Times New Roman" w:eastAsia="Times New Roman" w:hAnsi="Times New Roman" w:cs="Times New Roman"/>
          <w:sz w:val="28"/>
          <w:szCs w:val="28"/>
        </w:rPr>
        <w:tab/>
        <w:t>Release of Retention Amount</w:t>
      </w:r>
    </w:p>
    <w:p w14:paraId="7CA366B6"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Release 5% upon issuance of the Taking Over Certificate by the Employer</w:t>
      </w:r>
    </w:p>
    <w:p w14:paraId="23A86003" w14:textId="1EC8104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Release 5% </w:t>
      </w:r>
      <w:r w:rsidR="00D92026">
        <w:rPr>
          <w:rFonts w:ascii="Times New Roman" w:eastAsia="Times New Roman" w:hAnsi="Times New Roman" w:cs="Times New Roman"/>
          <w:sz w:val="28"/>
          <w:szCs w:val="28"/>
        </w:rPr>
        <w:t xml:space="preserve">in 1 year </w:t>
      </w:r>
      <w:r>
        <w:rPr>
          <w:rFonts w:ascii="Times New Roman" w:eastAsia="Times New Roman" w:hAnsi="Times New Roman" w:cs="Times New Roman"/>
          <w:sz w:val="28"/>
          <w:szCs w:val="28"/>
        </w:rPr>
        <w:t>after issuing practical completion.</w:t>
      </w:r>
    </w:p>
    <w:p w14:paraId="0D780B5D" w14:textId="77777777" w:rsidR="00995EF0" w:rsidRDefault="00995EF0">
      <w:pPr>
        <w:ind w:firstLine="720"/>
        <w:jc w:val="both"/>
        <w:rPr>
          <w:rFonts w:ascii="Times New Roman" w:eastAsia="Times New Roman" w:hAnsi="Times New Roman" w:cs="Times New Roman"/>
          <w:sz w:val="28"/>
          <w:szCs w:val="28"/>
        </w:rPr>
      </w:pPr>
    </w:p>
    <w:p w14:paraId="5158B212"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6.7      Defect Notification Period</w:t>
      </w:r>
    </w:p>
    <w:p w14:paraId="52B43AB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Defect Notification Period shall be Twenty-Four (24) months from the Taking Over Practical Completion Certificate.</w:t>
      </w:r>
    </w:p>
    <w:p w14:paraId="673DB168" w14:textId="77777777" w:rsidR="00995EF0" w:rsidRDefault="00995EF0">
      <w:pPr>
        <w:ind w:firstLine="720"/>
        <w:jc w:val="both"/>
        <w:rPr>
          <w:rFonts w:ascii="Times New Roman" w:eastAsia="Times New Roman" w:hAnsi="Times New Roman" w:cs="Times New Roman"/>
          <w:sz w:val="28"/>
          <w:szCs w:val="28"/>
        </w:rPr>
      </w:pPr>
    </w:p>
    <w:p w14:paraId="44CBD9B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6.8</w:t>
      </w:r>
      <w:r>
        <w:rPr>
          <w:rFonts w:ascii="Times New Roman" w:eastAsia="Times New Roman" w:hAnsi="Times New Roman" w:cs="Times New Roman"/>
          <w:sz w:val="28"/>
          <w:szCs w:val="28"/>
        </w:rPr>
        <w:tab/>
        <w:t xml:space="preserve">Quantity of Materials </w:t>
      </w:r>
    </w:p>
    <w:p w14:paraId="5B6B3F41" w14:textId="35E97EFA"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the quantity </w:t>
      </w:r>
      <w:r w:rsidR="00D92026">
        <w:rPr>
          <w:rFonts w:ascii="Times New Roman" w:eastAsia="Times New Roman" w:hAnsi="Times New Roman" w:cs="Times New Roman"/>
          <w:sz w:val="28"/>
          <w:szCs w:val="28"/>
        </w:rPr>
        <w:t xml:space="preserve">or range </w:t>
      </w:r>
      <w:r>
        <w:rPr>
          <w:rFonts w:ascii="Times New Roman" w:eastAsia="Times New Roman" w:hAnsi="Times New Roman" w:cs="Times New Roman"/>
          <w:sz w:val="28"/>
          <w:szCs w:val="28"/>
        </w:rPr>
        <w:t>of some items in BOQ are less than the actual quantity</w:t>
      </w:r>
      <w:r w:rsidR="00D92026" w:rsidRPr="00D92026">
        <w:rPr>
          <w:rFonts w:ascii="Times New Roman" w:eastAsia="Times New Roman" w:hAnsi="Times New Roman" w:cs="Times New Roman"/>
          <w:sz w:val="28"/>
          <w:szCs w:val="28"/>
        </w:rPr>
        <w:t xml:space="preserve"> </w:t>
      </w:r>
      <w:r w:rsidR="00D92026">
        <w:rPr>
          <w:rFonts w:ascii="Times New Roman" w:eastAsia="Times New Roman" w:hAnsi="Times New Roman" w:cs="Times New Roman"/>
          <w:sz w:val="28"/>
          <w:szCs w:val="28"/>
        </w:rPr>
        <w:t>or range</w:t>
      </w:r>
      <w:r>
        <w:rPr>
          <w:rFonts w:ascii="Times New Roman" w:eastAsia="Times New Roman" w:hAnsi="Times New Roman" w:cs="Times New Roman"/>
          <w:sz w:val="28"/>
          <w:szCs w:val="28"/>
        </w:rPr>
        <w:t>, the Contractor cannot claim for additional cost and need to complete it according to the Contract Drawing and Specification.</w:t>
      </w:r>
    </w:p>
    <w:p w14:paraId="3C66864B" w14:textId="77777777" w:rsidR="00995EF0" w:rsidRDefault="00995EF0">
      <w:pPr>
        <w:ind w:firstLine="720"/>
        <w:jc w:val="both"/>
        <w:rPr>
          <w:rFonts w:ascii="Times New Roman" w:eastAsia="Times New Roman" w:hAnsi="Times New Roman" w:cs="Times New Roman"/>
          <w:sz w:val="28"/>
          <w:szCs w:val="28"/>
        </w:rPr>
      </w:pPr>
    </w:p>
    <w:p w14:paraId="443AB161" w14:textId="77777777" w:rsidR="00995EF0" w:rsidRDefault="006B4AFF">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6.9   </w:t>
      </w:r>
      <w:r>
        <w:rPr>
          <w:rFonts w:ascii="Times New Roman" w:eastAsia="Times New Roman" w:hAnsi="Times New Roman" w:cs="Times New Roman"/>
          <w:color w:val="000000"/>
          <w:sz w:val="28"/>
          <w:szCs w:val="28"/>
        </w:rPr>
        <w:t>Warranty period:</w:t>
      </w:r>
    </w:p>
    <w:p w14:paraId="1AB3B0AE" w14:textId="77777777" w:rsidR="00995EF0" w:rsidRPr="003C5BCD" w:rsidRDefault="006B4AFF">
      <w:pPr>
        <w:numPr>
          <w:ilvl w:val="0"/>
          <w:numId w:val="1"/>
        </w:numPr>
        <w:pBdr>
          <w:top w:val="nil"/>
          <w:left w:val="nil"/>
          <w:bottom w:val="nil"/>
          <w:right w:val="nil"/>
          <w:between w:val="nil"/>
        </w:pBdr>
        <w:ind w:firstLine="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2 years for electrical works;</w:t>
      </w:r>
    </w:p>
    <w:p w14:paraId="7A8DBFE6" w14:textId="77777777" w:rsidR="00995EF0" w:rsidRPr="003C5BCD" w:rsidRDefault="006B4AFF">
      <w:pPr>
        <w:numPr>
          <w:ilvl w:val="0"/>
          <w:numId w:val="1"/>
        </w:numPr>
        <w:pBdr>
          <w:top w:val="nil"/>
          <w:left w:val="nil"/>
          <w:bottom w:val="nil"/>
          <w:right w:val="nil"/>
          <w:between w:val="nil"/>
        </w:pBdr>
        <w:ind w:firstLine="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2 years for sanitary works;</w:t>
      </w:r>
    </w:p>
    <w:p w14:paraId="2B07DFB4" w14:textId="77777777" w:rsidR="00995EF0" w:rsidRPr="003C5BCD" w:rsidRDefault="006B4AFF">
      <w:pPr>
        <w:numPr>
          <w:ilvl w:val="0"/>
          <w:numId w:val="1"/>
        </w:numPr>
        <w:pBdr>
          <w:top w:val="nil"/>
          <w:left w:val="nil"/>
          <w:bottom w:val="nil"/>
          <w:right w:val="nil"/>
          <w:between w:val="nil"/>
        </w:pBdr>
        <w:ind w:firstLine="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2 years for air condition works.</w:t>
      </w:r>
    </w:p>
    <w:p w14:paraId="681DCDB0" w14:textId="77777777" w:rsidR="00995EF0" w:rsidRDefault="00995EF0">
      <w:pPr>
        <w:ind w:firstLine="720"/>
        <w:jc w:val="both"/>
        <w:rPr>
          <w:rFonts w:ascii="Times New Roman" w:eastAsia="Times New Roman" w:hAnsi="Times New Roman" w:cs="Times New Roman"/>
          <w:sz w:val="28"/>
          <w:szCs w:val="28"/>
        </w:rPr>
      </w:pPr>
    </w:p>
    <w:p w14:paraId="5A68B5D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6.10</w:t>
      </w:r>
      <w:r>
        <w:rPr>
          <w:rFonts w:ascii="Times New Roman" w:eastAsia="Times New Roman" w:hAnsi="Times New Roman" w:cs="Times New Roman"/>
          <w:sz w:val="28"/>
          <w:szCs w:val="28"/>
        </w:rPr>
        <w:tab/>
        <w:t>Compliance with Specifications &amp; Drawings</w:t>
      </w:r>
    </w:p>
    <w:p w14:paraId="7E1528A9" w14:textId="5E32080D"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confirms that the Works will be carried out in full conformity with the Contract Documents and Drawings, and that all terms, conditions, qualifications and technical deviations previously submitted by the Contractor have been withdrawn.</w:t>
      </w:r>
    </w:p>
    <w:p w14:paraId="0CC5CBA4"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Notwithstanding any information and technical particulars submitted during the tender stage, all materials, equipment and installations shall comply, in quality and performance, with the Contract Specification and Drawings unless otherwise </w:t>
      </w:r>
      <w:r>
        <w:rPr>
          <w:rFonts w:ascii="Times New Roman" w:eastAsia="Times New Roman" w:hAnsi="Times New Roman" w:cs="Times New Roman"/>
          <w:sz w:val="28"/>
          <w:szCs w:val="28"/>
        </w:rPr>
        <w:lastRenderedPageBreak/>
        <w:t>agreed by the Employer's representative. All materials, equipment and installations offered shall be acceptable to the relevant Authorities concerned.</w:t>
      </w:r>
    </w:p>
    <w:p w14:paraId="1B2209F4"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agrees that the Contract Amount and the rates in the Schedule of Works shall be inclusive of all ancillary and other works and expenditure, whether separately or specifically mentioned or described in the Contract Documents or not, which are either indispensably necessary to carry out and bring to completion the Works described in the Contract Documents, or which may contingently become necessary to overcome difficulties before completion.</w:t>
      </w:r>
    </w:p>
    <w:p w14:paraId="03E4920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 Drawings shall be read and construed as a whole.  Should any discrepancy or divergence occur in or between these drawings as to the precise extent or nature of any part of the Works to be carried out, the Contractor should immediately give notice in writing of the same to the Employer. The Contractor shall have no claim whatsoever against the Employer in the event the contract intention is capable of being resolved by the interpretation of the Contract Drawings and the Contract Documents as a whole.</w:t>
      </w:r>
    </w:p>
    <w:p w14:paraId="72C3262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has confirmed that the Contract Drawings are sufficient to enable the Contractor to prepare, at his own cost, his working drawings (which shall include shop drawings and co-ordination drawings) for construction.</w:t>
      </w:r>
    </w:p>
    <w:p w14:paraId="439C946B" w14:textId="77777777" w:rsidR="00995EF0" w:rsidRDefault="00995EF0">
      <w:pPr>
        <w:ind w:firstLine="720"/>
        <w:jc w:val="both"/>
        <w:rPr>
          <w:rFonts w:ascii="Times New Roman" w:eastAsia="Times New Roman" w:hAnsi="Times New Roman" w:cs="Times New Roman"/>
          <w:sz w:val="28"/>
          <w:szCs w:val="28"/>
        </w:rPr>
      </w:pPr>
    </w:p>
    <w:p w14:paraId="68F6A15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6.11       Subletting</w:t>
      </w:r>
    </w:p>
    <w:p w14:paraId="58976F1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subletting of any of the Contractor's work shall be subject to approval by the Employer in writing after the Contractor's submission of the details of the proposed Sub-Contractor. The said Sub-Contractor, if approved, shall be engaged on the condition that any further subletting shall be subject to similar approval by the Employer in writing. Excessive subletting will not be permitted.  The Employer shall have power to disapprove any subletting or expel any disapproved Sub-Contractors from site.</w:t>
      </w:r>
    </w:p>
    <w:p w14:paraId="448E07A5" w14:textId="77777777" w:rsidR="00995EF0" w:rsidRDefault="00995EF0">
      <w:pPr>
        <w:ind w:firstLine="720"/>
        <w:jc w:val="both"/>
        <w:rPr>
          <w:rFonts w:ascii="Times New Roman" w:eastAsia="Times New Roman" w:hAnsi="Times New Roman" w:cs="Times New Roman"/>
          <w:sz w:val="28"/>
          <w:szCs w:val="28"/>
        </w:rPr>
      </w:pPr>
    </w:p>
    <w:p w14:paraId="17C81E8F" w14:textId="406BBE27"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7:     SUBMITTALS</w:t>
      </w:r>
    </w:p>
    <w:p w14:paraId="7F326E1D" w14:textId="77777777" w:rsidR="005E40FC" w:rsidRDefault="005E40FC">
      <w:pPr>
        <w:ind w:firstLine="720"/>
        <w:jc w:val="both"/>
        <w:rPr>
          <w:rFonts w:ascii="Times New Roman" w:eastAsia="Times New Roman" w:hAnsi="Times New Roman" w:cs="Times New Roman"/>
          <w:b/>
          <w:sz w:val="28"/>
          <w:szCs w:val="28"/>
          <w:u w:val="single"/>
        </w:rPr>
      </w:pPr>
    </w:p>
    <w:p w14:paraId="734910B7"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comply fully with all the required submittals under this Contract. The following is a non-exhaustive list of documents/information that shall be submitted to the Employer before commencement of the Works.</w:t>
      </w:r>
    </w:p>
    <w:p w14:paraId="5513223B" w14:textId="77777777" w:rsidR="00995EF0" w:rsidRDefault="00995EF0">
      <w:pPr>
        <w:ind w:firstLine="720"/>
        <w:jc w:val="both"/>
        <w:rPr>
          <w:rFonts w:ascii="Times New Roman" w:eastAsia="Times New Roman" w:hAnsi="Times New Roman" w:cs="Times New Roman"/>
          <w:sz w:val="28"/>
          <w:szCs w:val="28"/>
        </w:rPr>
      </w:pPr>
    </w:p>
    <w:p w14:paraId="5A15250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7.1       Insurances</w:t>
      </w:r>
    </w:p>
    <w:p w14:paraId="783B219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take out his own workmen compensation insurance policy or otherwise provided by the Laws.</w:t>
      </w:r>
    </w:p>
    <w:p w14:paraId="0F855F3A"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Contractor shall fully indemnify the Employer against any losses, expenses, damages, liabilities including legal fees, fines, penalties, claims and </w:t>
      </w:r>
      <w:r>
        <w:rPr>
          <w:rFonts w:ascii="Times New Roman" w:eastAsia="Times New Roman" w:hAnsi="Times New Roman" w:cs="Times New Roman"/>
          <w:sz w:val="28"/>
          <w:szCs w:val="28"/>
        </w:rPr>
        <w:lastRenderedPageBreak/>
        <w:t>proceedings arising out of or in the course of, or caused by the carrying out of the Works. The Contractor is to take out any appropriate insurance to cover his liability to indemnify the Employer.</w:t>
      </w:r>
    </w:p>
    <w:p w14:paraId="0AA2E9C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be responsible for all excesses and deductibles of the insurances, their own plants, tools and equipment as well as the Workmen Compensation. The Contractor shall also be responsible for the administration of all claims and proceedings under the Contract.</w:t>
      </w:r>
    </w:p>
    <w:p w14:paraId="26EFF3A7" w14:textId="77777777" w:rsidR="00995EF0" w:rsidRDefault="00995EF0">
      <w:pPr>
        <w:ind w:firstLine="720"/>
        <w:jc w:val="both"/>
        <w:rPr>
          <w:rFonts w:ascii="Times New Roman" w:eastAsia="Times New Roman" w:hAnsi="Times New Roman" w:cs="Times New Roman"/>
          <w:sz w:val="28"/>
          <w:szCs w:val="28"/>
        </w:rPr>
      </w:pPr>
    </w:p>
    <w:p w14:paraId="5E631E84" w14:textId="77777777" w:rsidR="00995EF0" w:rsidRDefault="00995EF0">
      <w:pPr>
        <w:ind w:firstLine="720"/>
        <w:jc w:val="both"/>
        <w:rPr>
          <w:rFonts w:ascii="Times New Roman" w:eastAsia="Times New Roman" w:hAnsi="Times New Roman" w:cs="Times New Roman"/>
          <w:sz w:val="28"/>
          <w:szCs w:val="28"/>
        </w:rPr>
      </w:pPr>
    </w:p>
    <w:p w14:paraId="1B96876C" w14:textId="006AB96F"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7.2</w:t>
      </w:r>
      <w:r>
        <w:rPr>
          <w:rFonts w:ascii="Times New Roman" w:eastAsia="Times New Roman" w:hAnsi="Times New Roman" w:cs="Times New Roman"/>
          <w:sz w:val="28"/>
          <w:szCs w:val="28"/>
        </w:rPr>
        <w:tab/>
        <w:t>Work</w:t>
      </w:r>
      <w:r w:rsidR="007948DA">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Programme</w:t>
      </w:r>
      <w:proofErr w:type="spellEnd"/>
    </w:p>
    <w:p w14:paraId="78D5E910" w14:textId="195893F2"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Working Detail</w:t>
      </w:r>
      <w:r w:rsidR="007948D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Schedule, Method Statement, Information &amp; Technical Particulars submitted, upon approval by the Employer, will form the basis of establishing performance on site.</w:t>
      </w:r>
    </w:p>
    <w:p w14:paraId="415AF8C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method statement must include but not limited to all necessary works to reduce noise and vibration to the approval of the Engineer. The Contractor is fully responsible for the protection, prevention and reduction of noise, vibration etc. During the execution of work including provision of any temporary work in connection therewith. The method shall be monitored daily and any improvement works shall be deemed included.</w:t>
      </w:r>
    </w:p>
    <w:p w14:paraId="5A07E98D" w14:textId="385462FE"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issue a detailed three-week projected construction program identifying all works to be undertaken in the period and particularly to identify and highlight any activities that may be noisy and vibratory activities, causing disruption to any neighbor at the Site (including vehicular movements accessing and exiting the site).</w:t>
      </w:r>
    </w:p>
    <w:p w14:paraId="7C97A394" w14:textId="77777777" w:rsidR="00995EF0" w:rsidRDefault="00995EF0">
      <w:pPr>
        <w:ind w:firstLine="720"/>
        <w:jc w:val="both"/>
        <w:rPr>
          <w:rFonts w:ascii="Times New Roman" w:eastAsia="Times New Roman" w:hAnsi="Times New Roman" w:cs="Times New Roman"/>
          <w:sz w:val="28"/>
          <w:szCs w:val="28"/>
        </w:rPr>
      </w:pPr>
    </w:p>
    <w:p w14:paraId="606B716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7.3</w:t>
      </w:r>
      <w:r>
        <w:rPr>
          <w:rFonts w:ascii="Times New Roman" w:eastAsia="Times New Roman" w:hAnsi="Times New Roman" w:cs="Times New Roman"/>
          <w:sz w:val="28"/>
          <w:szCs w:val="28"/>
        </w:rPr>
        <w:tab/>
        <w:t>Shop Drawings and as-build drawings</w:t>
      </w:r>
    </w:p>
    <w:p w14:paraId="14EA7A60" w14:textId="31798C1A"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is responsible for the production of all shop drawings necessary for the purpose of review by the Employer and for the proper execution of the Works. The Contractor shall submit to the Employer, in good time to commensurate with the approved Master Program, the required number of sets of shop drawings for review by the Employer. Should any drawing require resubmission, the Employer shall return the commented drawings to the Contractor and the Contractor shall resubmit the drawings in the required number of sets, incorporating all such comments for further review.</w:t>
      </w:r>
    </w:p>
    <w:p w14:paraId="0265755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Submissions of shop drawings shall include all corresponding engineering calculations where applicable. Any comments on the shop drawings, design recommendations, calculations, etc. by the Employer will not exonerate the Contractor from any responsibility under the Conditions of Contract.</w:t>
      </w:r>
    </w:p>
    <w:p w14:paraId="09525FFF" w14:textId="655EDA9A"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After completion of the works Contractor should provide the Employer in one month period with full set of as-build drawings which should incorporate all the deviations approved and implemented, as well as actual positioning of </w:t>
      </w:r>
      <w:r w:rsidR="001B636A">
        <w:rPr>
          <w:rFonts w:ascii="Times New Roman" w:eastAsia="Times New Roman" w:hAnsi="Times New Roman" w:cs="Times New Roman"/>
          <w:sz w:val="28"/>
          <w:szCs w:val="28"/>
        </w:rPr>
        <w:t>equipment and communications</w:t>
      </w:r>
      <w:r>
        <w:rPr>
          <w:rFonts w:ascii="Times New Roman" w:eastAsia="Times New Roman" w:hAnsi="Times New Roman" w:cs="Times New Roman"/>
          <w:sz w:val="28"/>
          <w:szCs w:val="28"/>
        </w:rPr>
        <w:t xml:space="preserve"> with plans, sections and necessary comments and details.</w:t>
      </w:r>
    </w:p>
    <w:p w14:paraId="2C62868A" w14:textId="77777777" w:rsidR="005E40FC" w:rsidRDefault="005E40FC">
      <w:pPr>
        <w:ind w:firstLine="720"/>
        <w:jc w:val="both"/>
        <w:rPr>
          <w:rFonts w:ascii="Times New Roman" w:eastAsia="Times New Roman" w:hAnsi="Times New Roman" w:cs="Times New Roman"/>
          <w:sz w:val="28"/>
          <w:szCs w:val="28"/>
        </w:rPr>
      </w:pPr>
    </w:p>
    <w:p w14:paraId="106EDF6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7.4</w:t>
      </w:r>
      <w:r>
        <w:rPr>
          <w:rFonts w:ascii="Times New Roman" w:eastAsia="Times New Roman" w:hAnsi="Times New Roman" w:cs="Times New Roman"/>
          <w:sz w:val="28"/>
          <w:szCs w:val="28"/>
        </w:rPr>
        <w:tab/>
        <w:t>Management / Site Supervision</w:t>
      </w:r>
    </w:p>
    <w:p w14:paraId="087E5D4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Details of all site supervisory and management staff intended for the Contract, together with a site organization chart showing the details of key personnel responsible for various activities, shall be submitted for approval. All modifications and any deployment of additional supervisory staff as required by the Employer shall be implemented to the Employer's satisfaction at no extra cost. The Contractor shall also nominate a suitably qualified and competent technical staff who shall be solely responsible for co-ordination and liaison with the Employer and his Representative, be in charge of the whole Works and to attend site meetings.</w:t>
      </w:r>
    </w:p>
    <w:p w14:paraId="72CDFA62"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Once appointed and approved, the site staff shall not be changed without giving ample notice to the Employer. The Employer reserves the right to order, on reasonable grounds, the replacement of specific site staff at any time and at no extra cost to the Contract.</w:t>
      </w:r>
    </w:p>
    <w:p w14:paraId="630B7045" w14:textId="77777777" w:rsidR="00995EF0" w:rsidRDefault="00995EF0">
      <w:pPr>
        <w:ind w:firstLine="720"/>
        <w:jc w:val="both"/>
        <w:rPr>
          <w:rFonts w:ascii="Times New Roman" w:eastAsia="Times New Roman" w:hAnsi="Times New Roman" w:cs="Times New Roman"/>
          <w:sz w:val="28"/>
          <w:szCs w:val="28"/>
        </w:rPr>
      </w:pPr>
    </w:p>
    <w:p w14:paraId="48DEEBD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7.5</w:t>
      </w:r>
      <w:r>
        <w:rPr>
          <w:rFonts w:ascii="Times New Roman" w:eastAsia="Times New Roman" w:hAnsi="Times New Roman" w:cs="Times New Roman"/>
          <w:sz w:val="28"/>
          <w:szCs w:val="28"/>
        </w:rPr>
        <w:tab/>
        <w:t>Make-Up of Contractor's Prices</w:t>
      </w:r>
    </w:p>
    <w:p w14:paraId="2B0AA31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contractor agrees to submit all the documentation before the purchase of any material to the Employer. The Employer reserves the right to appoint another supplier with the lower price for the purchase if such a supplier is found. </w:t>
      </w:r>
    </w:p>
    <w:p w14:paraId="521ECF1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accept all fair and reasonable adjustments to any decreased rates and price for the materials as required by the Employer.</w:t>
      </w:r>
    </w:p>
    <w:p w14:paraId="02FA9DBD" w14:textId="77777777" w:rsidR="00995EF0" w:rsidRDefault="00995EF0">
      <w:pPr>
        <w:ind w:firstLine="720"/>
        <w:jc w:val="both"/>
        <w:rPr>
          <w:rFonts w:ascii="Times New Roman" w:eastAsia="Times New Roman" w:hAnsi="Times New Roman" w:cs="Times New Roman"/>
          <w:color w:val="808000"/>
          <w:sz w:val="28"/>
          <w:szCs w:val="28"/>
        </w:rPr>
      </w:pPr>
    </w:p>
    <w:p w14:paraId="638217FA" w14:textId="4CB74F1D"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8:</w:t>
      </w:r>
      <w:r>
        <w:rPr>
          <w:rFonts w:ascii="Times New Roman" w:eastAsia="Times New Roman" w:hAnsi="Times New Roman" w:cs="Times New Roman"/>
          <w:b/>
          <w:sz w:val="28"/>
          <w:szCs w:val="28"/>
          <w:u w:val="single"/>
        </w:rPr>
        <w:tab/>
        <w:t>SKILLED PERSONNEL AND OTHER TERMS</w:t>
      </w:r>
    </w:p>
    <w:p w14:paraId="2F62D9B0" w14:textId="77777777" w:rsidR="005E40FC" w:rsidRDefault="005E40FC">
      <w:pPr>
        <w:ind w:firstLine="720"/>
        <w:jc w:val="both"/>
        <w:rPr>
          <w:rFonts w:ascii="Times New Roman" w:eastAsia="Times New Roman" w:hAnsi="Times New Roman" w:cs="Times New Roman"/>
          <w:b/>
          <w:sz w:val="28"/>
          <w:szCs w:val="28"/>
          <w:u w:val="single"/>
        </w:rPr>
      </w:pPr>
    </w:p>
    <w:p w14:paraId="10DEB422" w14:textId="77777777" w:rsidR="00995EF0" w:rsidRDefault="006B4AFF">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contractor agrees:</w:t>
      </w:r>
    </w:p>
    <w:p w14:paraId="4AB12C75" w14:textId="77777777" w:rsidR="00995EF0" w:rsidRDefault="006B4AFF">
      <w:pPr>
        <w:ind w:firstLine="72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To complete the full scope of works with the specified quality and within the timeframes defined by this Contract and its annexes and hand over the results to the Employer in the prescribed manner.</w:t>
      </w:r>
    </w:p>
    <w:p w14:paraId="0A034F8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ii. To carry out work in full compliance with the design documentation, construction rules and regulations, this Contract, in force in Thailand.</w:t>
      </w:r>
    </w:p>
    <w:p w14:paraId="3C0E013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iii. To build all temporary structures for storing materials and performing work under this Contract on the construction site with its own resources and means, in the places specified by the Contractor and after completion of the work, dismantle </w:t>
      </w:r>
      <w:r>
        <w:rPr>
          <w:rFonts w:ascii="Times New Roman" w:eastAsia="Times New Roman" w:hAnsi="Times New Roman" w:cs="Times New Roman"/>
          <w:sz w:val="28"/>
          <w:szCs w:val="28"/>
        </w:rPr>
        <w:lastRenderedPageBreak/>
        <w:t>all of it and remove it from the construction site before the Employer signs the final Certificate of Completion - acceptance of work performed.</w:t>
      </w:r>
    </w:p>
    <w:p w14:paraId="0052B19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iv. Provide the necessary measures for safety, fire safety, environmental protection and storage and disposal of construction waste are carried out at the construction site.</w:t>
      </w:r>
    </w:p>
    <w:p w14:paraId="7F74CB2B"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 Before signing the final Certificate of Completion, remove the equipment and construction waste belonging to the Subcontractor outside the construction site.</w:t>
      </w:r>
    </w:p>
    <w:p w14:paraId="3EA3297B"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 Ensure proper maintenance and daily cleaning of the workplace after work, during the entire period of work - from industrial and household waste.</w:t>
      </w:r>
    </w:p>
    <w:p w14:paraId="147B3B76" w14:textId="0852E7C6"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vii. Notify the Contractor 24 hours before the readiness of critical </w:t>
      </w:r>
      <w:r w:rsidR="001B636A">
        <w:rPr>
          <w:rFonts w:ascii="Times New Roman" w:eastAsia="Times New Roman" w:hAnsi="Times New Roman" w:cs="Times New Roman"/>
          <w:sz w:val="28"/>
          <w:szCs w:val="28"/>
        </w:rPr>
        <w:t>systems</w:t>
      </w:r>
      <w:r>
        <w:rPr>
          <w:rFonts w:ascii="Times New Roman" w:eastAsia="Times New Roman" w:hAnsi="Times New Roman" w:cs="Times New Roman"/>
          <w:sz w:val="28"/>
          <w:szCs w:val="28"/>
        </w:rPr>
        <w:t xml:space="preserve"> and hidden works. The Contractor can proceed to subsequent works only after the acceptance by the Employer and the Employer's technical supervision representative of the hidden works and drawing up the certificates of the survey of these works. If the closure of the works was carried out by the Contractor without their acceptance by the Employer, in the event that Employer was not properly informed about this, at the request of the Employer, the Contractor is obliged to open any part of the hidden works at his own expense as directed by the Employer and then restore it at his own expense.</w:t>
      </w:r>
    </w:p>
    <w:p w14:paraId="56A4E74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viii. Immediately notify the Employer and before receiving instructions from the Employer, suspend the work if Contractor discovers possible adverse consequences of the fulfillment of the Employer's instructions on the method of work or other circumstances beyond the Contractor's control that threaten the quality or strength of the work performed or make it impossible to complete it on time.</w:t>
      </w:r>
    </w:p>
    <w:p w14:paraId="0F4A28C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ix. The Contractor shall, at its own expense, procure and engage only qualified, skilled and experienced Engineers, workers and craftsmen to perform the Construction Works under this Contract. Ensure that only qualified personnel are used for the performance of Works under this Contract including induction training on the occupational and workplace safety. The Subcontractor is responsible for occupational safety at the construction site.</w:t>
      </w:r>
    </w:p>
    <w:p w14:paraId="2B0A14EF" w14:textId="28EE3A45"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 In case of violation by the Contractor of the initial and / or final work performance deadlines of this Contract, or any of the intermediate terms established by </w:t>
      </w:r>
      <w:del w:id="9" w:author="User VC" w:date="2023-09-06T10:06:00Z">
        <w:r w:rsidDel="00494317">
          <w:rPr>
            <w:rFonts w:ascii="Times New Roman" w:eastAsia="Times New Roman" w:hAnsi="Times New Roman" w:cs="Times New Roman"/>
            <w:sz w:val="28"/>
            <w:szCs w:val="28"/>
          </w:rPr>
          <w:delText>the schedule of works</w:delText>
        </w:r>
      </w:del>
      <w:ins w:id="10" w:author="User VC" w:date="2023-09-06T10:06:00Z">
        <w:r w:rsidR="00494317">
          <w:rPr>
            <w:rFonts w:ascii="Times New Roman" w:eastAsia="Times New Roman" w:hAnsi="Times New Roman" w:cs="Times New Roman"/>
            <w:sz w:val="28"/>
            <w:szCs w:val="28"/>
          </w:rPr>
          <w:t>contract</w:t>
        </w:r>
      </w:ins>
      <w:r>
        <w:rPr>
          <w:rFonts w:ascii="Times New Roman" w:eastAsia="Times New Roman" w:hAnsi="Times New Roman" w:cs="Times New Roman"/>
          <w:sz w:val="28"/>
          <w:szCs w:val="28"/>
        </w:rPr>
        <w:t xml:space="preserve"> for more than 15 (Fifteen) calendar days, the Employer has the right to:</w:t>
      </w:r>
    </w:p>
    <w:p w14:paraId="3CD1DDBB"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to provide a written notice of a new deadline for the performance of work to the Contractor and, in case of its violation, unilaterally out of court, refuse to execute the Contract in full or in part;</w:t>
      </w:r>
    </w:p>
    <w:p w14:paraId="21C466E9" w14:textId="7507548D" w:rsidR="002C27F5" w:rsidRDefault="006B4AFF" w:rsidP="007948DA">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entrust the performance of works overdue by the Contractor to a third party, notifying the Contractor in writing, with the attribution of the corresponding costs to the subcontractor;</w:t>
      </w:r>
    </w:p>
    <w:p w14:paraId="35439D09" w14:textId="77777777" w:rsidR="007948DA" w:rsidRDefault="007948DA" w:rsidP="007948DA">
      <w:pPr>
        <w:ind w:firstLine="720"/>
        <w:jc w:val="both"/>
        <w:rPr>
          <w:rFonts w:ascii="Times New Roman" w:eastAsia="Times New Roman" w:hAnsi="Times New Roman" w:cs="Times New Roman"/>
          <w:sz w:val="28"/>
          <w:szCs w:val="28"/>
        </w:rPr>
      </w:pPr>
    </w:p>
    <w:p w14:paraId="2A25C97F" w14:textId="77777777" w:rsidR="002C27F5" w:rsidRDefault="002C27F5">
      <w:pPr>
        <w:ind w:firstLine="720"/>
        <w:jc w:val="both"/>
        <w:rPr>
          <w:rFonts w:ascii="Times New Roman" w:eastAsia="Times New Roman" w:hAnsi="Times New Roman" w:cs="Times New Roman"/>
          <w:sz w:val="28"/>
          <w:szCs w:val="28"/>
        </w:rPr>
      </w:pPr>
    </w:p>
    <w:p w14:paraId="4D7AE718" w14:textId="7E45F9B8"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9:</w:t>
      </w:r>
      <w:r>
        <w:rPr>
          <w:rFonts w:ascii="Times New Roman" w:eastAsia="Times New Roman" w:hAnsi="Times New Roman" w:cs="Times New Roman"/>
          <w:b/>
          <w:sz w:val="28"/>
          <w:szCs w:val="28"/>
          <w:u w:val="single"/>
        </w:rPr>
        <w:tab/>
        <w:t>CONSTRUCTION QUALITY</w:t>
      </w:r>
    </w:p>
    <w:p w14:paraId="5D89FE4E" w14:textId="77777777" w:rsidR="005E40FC" w:rsidRDefault="005E40FC">
      <w:pPr>
        <w:ind w:firstLine="720"/>
        <w:jc w:val="both"/>
        <w:rPr>
          <w:rFonts w:ascii="Times New Roman" w:eastAsia="Times New Roman" w:hAnsi="Times New Roman" w:cs="Times New Roman"/>
          <w:b/>
          <w:sz w:val="28"/>
          <w:szCs w:val="28"/>
          <w:u w:val="single"/>
        </w:rPr>
      </w:pPr>
    </w:p>
    <w:p w14:paraId="7F006C17"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use only good quality construction materials for the Construction Works and shall complete the Construction Works on par with International quality standards for all construction materials, techniques and Methods employed and installations incorporated in the Construction Works. If a low quality of products and materials checked by the specialized organizations involved by the Employer is revealed, payment for the cost of quality control and the delivery of a new batch of products and materials to replace the rejected ones is made at the expense of the Contractor.</w:t>
      </w:r>
    </w:p>
    <w:p w14:paraId="4E3FAF8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Employer 's representative has the right to inspect, survey, measure or test materials, equipment and the results of the Contractor's work and, based on their results, the right to return binding orders to the Contractor, including:</w:t>
      </w:r>
    </w:p>
    <w:p w14:paraId="7C3DD3F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remove from the construction site or replace any products and materials that do not meet the nomenclature, brand, grade or other indicators of the requirements of the project and the technical documentation transferred to the Contractor;</w:t>
      </w:r>
    </w:p>
    <w:p w14:paraId="6AF88EBA"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redo all the work performed using material resources that do not meet the requirements of the project or performed in violation of the requirements of this Agreement.</w:t>
      </w:r>
    </w:p>
    <w:p w14:paraId="5C886F2D" w14:textId="77777777" w:rsidR="00995EF0" w:rsidRDefault="00995EF0">
      <w:pPr>
        <w:ind w:firstLine="720"/>
        <w:jc w:val="both"/>
        <w:rPr>
          <w:rFonts w:ascii="Times New Roman" w:eastAsia="Times New Roman" w:hAnsi="Times New Roman" w:cs="Times New Roman"/>
          <w:sz w:val="28"/>
          <w:szCs w:val="28"/>
        </w:rPr>
      </w:pPr>
    </w:p>
    <w:p w14:paraId="791E0A0E" w14:textId="11EDD6EC"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10:    CONSTRUCTION WORKS INSPECTION</w:t>
      </w:r>
    </w:p>
    <w:p w14:paraId="6C5AD461" w14:textId="77777777" w:rsidR="005E40FC" w:rsidRDefault="005E40FC">
      <w:pPr>
        <w:ind w:firstLine="720"/>
        <w:jc w:val="both"/>
        <w:rPr>
          <w:rFonts w:ascii="Times New Roman" w:eastAsia="Times New Roman" w:hAnsi="Times New Roman" w:cs="Times New Roman"/>
          <w:b/>
          <w:sz w:val="28"/>
          <w:szCs w:val="28"/>
          <w:u w:val="single"/>
        </w:rPr>
      </w:pPr>
    </w:p>
    <w:p w14:paraId="1074ACD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employer and/or the employer’s Representative is or are at all times entitled to enter, inspect and supervise performance of the Construction Works, notwithstanding that this does not entirely the employer to obstruct or delay any Part of the Construction works except by reason of dire necessity to prevent imminent danger or damage to the Construction Works or the Plot.  If the Employer or the Employer’s Representative finds with due reasonable cause that Any employee, craftsman or personnel of the Contractor lacks an understanding of or proper skill for the work or duty performed or behaves in a manner unsuitable for performance of the Construction Works, the Contractor upon receiving notice thereof shall </w:t>
      </w:r>
      <w:proofErr w:type="gramStart"/>
      <w:r>
        <w:rPr>
          <w:rFonts w:ascii="Times New Roman" w:eastAsia="Times New Roman" w:hAnsi="Times New Roman" w:cs="Times New Roman"/>
          <w:sz w:val="28"/>
          <w:szCs w:val="28"/>
        </w:rPr>
        <w:t>effect</w:t>
      </w:r>
      <w:proofErr w:type="gramEnd"/>
      <w:r>
        <w:rPr>
          <w:rFonts w:ascii="Times New Roman" w:eastAsia="Times New Roman" w:hAnsi="Times New Roman" w:cs="Times New Roman"/>
          <w:sz w:val="28"/>
          <w:szCs w:val="28"/>
        </w:rPr>
        <w:t xml:space="preserve"> remedy or replacement of such person immediately.</w:t>
      </w:r>
    </w:p>
    <w:p w14:paraId="671710AA" w14:textId="77777777" w:rsidR="00995EF0" w:rsidRDefault="00995EF0">
      <w:pPr>
        <w:ind w:firstLine="720"/>
        <w:jc w:val="both"/>
        <w:rPr>
          <w:rFonts w:ascii="Times New Roman" w:eastAsia="Times New Roman" w:hAnsi="Times New Roman" w:cs="Times New Roman"/>
          <w:sz w:val="28"/>
          <w:szCs w:val="28"/>
        </w:rPr>
      </w:pPr>
    </w:p>
    <w:p w14:paraId="7AE726D1" w14:textId="7392735D"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w:t>
      </w:r>
      <w:proofErr w:type="gramStart"/>
      <w:r>
        <w:rPr>
          <w:rFonts w:ascii="Times New Roman" w:eastAsia="Times New Roman" w:hAnsi="Times New Roman" w:cs="Times New Roman"/>
          <w:b/>
          <w:sz w:val="28"/>
          <w:szCs w:val="28"/>
          <w:u w:val="single"/>
        </w:rPr>
        <w:t>11:VARIATION</w:t>
      </w:r>
      <w:proofErr w:type="gramEnd"/>
      <w:r>
        <w:rPr>
          <w:rFonts w:ascii="Times New Roman" w:eastAsia="Times New Roman" w:hAnsi="Times New Roman" w:cs="Times New Roman"/>
          <w:b/>
          <w:sz w:val="28"/>
          <w:szCs w:val="28"/>
          <w:u w:val="single"/>
        </w:rPr>
        <w:t xml:space="preserve"> WORK ORDERS</w:t>
      </w:r>
    </w:p>
    <w:p w14:paraId="5460A6CD" w14:textId="77777777" w:rsidR="005E40FC" w:rsidRDefault="005E40FC">
      <w:pPr>
        <w:ind w:firstLine="720"/>
        <w:jc w:val="both"/>
        <w:rPr>
          <w:rFonts w:ascii="Times New Roman" w:eastAsia="Times New Roman" w:hAnsi="Times New Roman" w:cs="Times New Roman"/>
          <w:b/>
          <w:sz w:val="28"/>
          <w:szCs w:val="28"/>
          <w:u w:val="single"/>
        </w:rPr>
      </w:pPr>
    </w:p>
    <w:p w14:paraId="10C910B2" w14:textId="65B28DE3"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During the course of performance of the Construction Works, the Employer is entitled to request a Variation Work Order to effect minor alteration, modification or addition to the Concept plans or the Construction Plans whereupon the Contactor shall within seven(7) days from receipt thereof and at the expense of the Employer prepare the necessary construction drawing, specifications and cost estimate to proceed in accordingly provided that such request complies with the Building Construction permit and does not materially or substantially alter the </w:t>
      </w:r>
      <w:r w:rsidR="001B636A">
        <w:rPr>
          <w:rFonts w:ascii="Times New Roman" w:eastAsia="Times New Roman" w:hAnsi="Times New Roman" w:cs="Times New Roman"/>
          <w:sz w:val="28"/>
          <w:szCs w:val="28"/>
        </w:rPr>
        <w:t>MEP</w:t>
      </w:r>
      <w:r>
        <w:rPr>
          <w:rFonts w:ascii="Times New Roman" w:eastAsia="Times New Roman" w:hAnsi="Times New Roman" w:cs="Times New Roman"/>
          <w:sz w:val="28"/>
          <w:szCs w:val="28"/>
        </w:rPr>
        <w:t xml:space="preserve"> design, quality or layout of the Construction works or </w:t>
      </w:r>
      <w:r w:rsidR="001B636A">
        <w:rPr>
          <w:rFonts w:ascii="Times New Roman" w:eastAsia="Times New Roman" w:hAnsi="Times New Roman" w:cs="Times New Roman"/>
          <w:sz w:val="28"/>
          <w:szCs w:val="28"/>
        </w:rPr>
        <w:t>engineering</w:t>
      </w:r>
      <w:r>
        <w:rPr>
          <w:rFonts w:ascii="Times New Roman" w:eastAsia="Times New Roman" w:hAnsi="Times New Roman" w:cs="Times New Roman"/>
          <w:sz w:val="28"/>
          <w:szCs w:val="28"/>
        </w:rPr>
        <w:t xml:space="preserve"> consistency and concept of the Project;</w:t>
      </w:r>
    </w:p>
    <w:p w14:paraId="0C923E61" w14:textId="53398502" w:rsidR="00995EF0" w:rsidRDefault="006B4AFF">
      <w:pPr>
        <w:ind w:firstLine="720"/>
        <w:jc w:val="both"/>
        <w:rPr>
          <w:rFonts w:ascii="Times New Roman" w:eastAsia="Times New Roman" w:hAnsi="Times New Roman" w:cs="Times New Roman"/>
          <w:color w:val="808000"/>
          <w:sz w:val="28"/>
          <w:szCs w:val="28"/>
        </w:rPr>
      </w:pPr>
      <w:r>
        <w:rPr>
          <w:rFonts w:ascii="Times New Roman" w:eastAsia="Times New Roman" w:hAnsi="Times New Roman" w:cs="Times New Roman"/>
          <w:sz w:val="28"/>
          <w:szCs w:val="28"/>
        </w:rPr>
        <w:t>Upon acceptance and approval of the particulars Variation Work Order, the Employer and the Contractor shall execute a Variation Work Order stating the nature of the agreed alteration, modification or addition, cost and pre-payment terms to carry out the Variation Work Order as well as additional time (if any) required to complete the particulars in the Variation Order. Additional work required under any Variation Work Order shall not serve as reason to delay timely payment for other work. If any Variation Work Order causes a delay to the completion Date for the Construction Works, the completion date shall be extended.</w:t>
      </w:r>
    </w:p>
    <w:p w14:paraId="616FCE2D" w14:textId="77777777" w:rsidR="00995EF0" w:rsidRDefault="006B4AFF">
      <w:pPr>
        <w:ind w:firstLine="720"/>
        <w:jc w:val="both"/>
        <w:rPr>
          <w:rFonts w:ascii="Times New Roman" w:eastAsia="Times New Roman" w:hAnsi="Times New Roman" w:cs="Times New Roman"/>
          <w:color w:val="808000"/>
          <w:sz w:val="28"/>
          <w:szCs w:val="28"/>
        </w:rPr>
      </w:pP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p>
    <w:p w14:paraId="1945845E" w14:textId="1AEBF598"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12:</w:t>
      </w:r>
      <w:r>
        <w:rPr>
          <w:rFonts w:ascii="Times New Roman" w:eastAsia="Times New Roman" w:hAnsi="Times New Roman" w:cs="Times New Roman"/>
          <w:b/>
          <w:sz w:val="28"/>
          <w:szCs w:val="28"/>
          <w:u w:val="single"/>
        </w:rPr>
        <w:tab/>
        <w:t>FORCE MAJEURE</w:t>
      </w:r>
    </w:p>
    <w:p w14:paraId="69398A01" w14:textId="77777777" w:rsidR="005E40FC" w:rsidRDefault="005E40FC">
      <w:pPr>
        <w:ind w:firstLine="720"/>
        <w:jc w:val="both"/>
        <w:rPr>
          <w:rFonts w:ascii="Times New Roman" w:eastAsia="Times New Roman" w:hAnsi="Times New Roman" w:cs="Times New Roman"/>
          <w:b/>
          <w:sz w:val="28"/>
          <w:szCs w:val="28"/>
          <w:u w:val="single"/>
        </w:rPr>
      </w:pPr>
    </w:p>
    <w:p w14:paraId="1AF3D2D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Parties shall not be responsible for defaults or delays or casualties or other contractual breaches arising from or due to acts of force majeure such as war, civil unrest, fire, civil protest, epidemics, government restrictions, earthquakes and typhoons but not including the shortage of </w:t>
      </w:r>
      <w:proofErr w:type="spellStart"/>
      <w:r>
        <w:rPr>
          <w:rFonts w:ascii="Times New Roman" w:eastAsia="Times New Roman" w:hAnsi="Times New Roman" w:cs="Times New Roman"/>
          <w:sz w:val="28"/>
          <w:szCs w:val="28"/>
        </w:rPr>
        <w:t>labour</w:t>
      </w:r>
      <w:proofErr w:type="spellEnd"/>
      <w:r>
        <w:rPr>
          <w:rFonts w:ascii="Times New Roman" w:eastAsia="Times New Roman" w:hAnsi="Times New Roman" w:cs="Times New Roman"/>
          <w:sz w:val="28"/>
          <w:szCs w:val="28"/>
        </w:rPr>
        <w:t xml:space="preserve"> or construction materials. In the event of the occurrence of any of the foregoing, the time for the affected Party’s performance shall be extended for a period equal to the time lost by reason of the delay which shall be remedied with all due dispatch in the circumstances.  In the event any of the foregoing causes a delay in the Construction Works, the Contractor shall inform the </w:t>
      </w:r>
      <w:proofErr w:type="gramStart"/>
      <w:r>
        <w:rPr>
          <w:rFonts w:ascii="Times New Roman" w:eastAsia="Times New Roman" w:hAnsi="Times New Roman" w:cs="Times New Roman"/>
          <w:sz w:val="28"/>
          <w:szCs w:val="28"/>
        </w:rPr>
        <w:t>Employer  in</w:t>
      </w:r>
      <w:proofErr w:type="gramEnd"/>
      <w:r>
        <w:rPr>
          <w:rFonts w:ascii="Times New Roman" w:eastAsia="Times New Roman" w:hAnsi="Times New Roman" w:cs="Times New Roman"/>
          <w:sz w:val="28"/>
          <w:szCs w:val="28"/>
        </w:rPr>
        <w:t xml:space="preserve"> writing within seven (7) days of the occurrence thereof stating the reason and nature of the delay and the length of time expected before performance of the Construction works can proceed as usual.</w:t>
      </w:r>
    </w:p>
    <w:p w14:paraId="16EBF033" w14:textId="77777777" w:rsidR="00995EF0" w:rsidRDefault="00995EF0">
      <w:pPr>
        <w:ind w:firstLine="720"/>
        <w:jc w:val="both"/>
        <w:rPr>
          <w:rFonts w:ascii="Times New Roman" w:eastAsia="Times New Roman" w:hAnsi="Times New Roman" w:cs="Times New Roman"/>
          <w:color w:val="808000"/>
          <w:sz w:val="28"/>
          <w:szCs w:val="28"/>
        </w:rPr>
      </w:pPr>
    </w:p>
    <w:p w14:paraId="746A9E8E" w14:textId="5F7034A2"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13:</w:t>
      </w:r>
      <w:r>
        <w:rPr>
          <w:rFonts w:ascii="Times New Roman" w:eastAsia="Times New Roman" w:hAnsi="Times New Roman" w:cs="Times New Roman"/>
          <w:b/>
          <w:sz w:val="28"/>
          <w:szCs w:val="28"/>
          <w:u w:val="single"/>
        </w:rPr>
        <w:tab/>
        <w:t>LATE PAYMENT WITHOUT PENALTY OR INTEREST</w:t>
      </w:r>
    </w:p>
    <w:p w14:paraId="6EA016BF" w14:textId="77777777" w:rsidR="005E40FC" w:rsidRDefault="005E40FC">
      <w:pPr>
        <w:ind w:firstLine="720"/>
        <w:jc w:val="both"/>
        <w:rPr>
          <w:rFonts w:ascii="Times New Roman" w:eastAsia="Times New Roman" w:hAnsi="Times New Roman" w:cs="Times New Roman"/>
          <w:b/>
          <w:sz w:val="28"/>
          <w:szCs w:val="28"/>
          <w:u w:val="single"/>
        </w:rPr>
      </w:pPr>
    </w:p>
    <w:p w14:paraId="1D330C35" w14:textId="5216BA90" w:rsidR="002C27F5" w:rsidRPr="000B513A" w:rsidRDefault="006B4AFF" w:rsidP="000B513A">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Contractor consents and allows the Employer to make late payment of any part or all payment set forth in the </w:t>
      </w:r>
      <w:r w:rsidR="001B636A">
        <w:rPr>
          <w:rFonts w:ascii="Times New Roman" w:eastAsia="Times New Roman" w:hAnsi="Times New Roman" w:cs="Times New Roman"/>
          <w:sz w:val="28"/>
          <w:szCs w:val="28"/>
        </w:rPr>
        <w:t>Clause 6</w:t>
      </w:r>
      <w:r>
        <w:rPr>
          <w:rFonts w:ascii="Times New Roman" w:eastAsia="Times New Roman" w:hAnsi="Times New Roman" w:cs="Times New Roman"/>
          <w:sz w:val="28"/>
          <w:szCs w:val="28"/>
        </w:rPr>
        <w:t xml:space="preserve"> and/or Variation Work Order by thirty (30) days without penalty or interest charges.</w:t>
      </w:r>
    </w:p>
    <w:p w14:paraId="55F4587E" w14:textId="77777777" w:rsidR="002C27F5" w:rsidRDefault="002C27F5" w:rsidP="000B513A">
      <w:pPr>
        <w:jc w:val="both"/>
        <w:rPr>
          <w:rFonts w:ascii="Times New Roman" w:eastAsia="Times New Roman" w:hAnsi="Times New Roman" w:cs="Times New Roman"/>
          <w:b/>
          <w:sz w:val="28"/>
          <w:szCs w:val="28"/>
          <w:u w:val="single"/>
        </w:rPr>
      </w:pPr>
    </w:p>
    <w:p w14:paraId="390CD3DE" w14:textId="0E958CCF" w:rsidR="002C27F5" w:rsidRDefault="002C27F5">
      <w:pPr>
        <w:ind w:firstLine="720"/>
        <w:jc w:val="both"/>
        <w:rPr>
          <w:rFonts w:ascii="Times New Roman" w:eastAsia="Times New Roman" w:hAnsi="Times New Roman" w:cs="Times New Roman"/>
          <w:b/>
          <w:sz w:val="28"/>
          <w:szCs w:val="28"/>
          <w:u w:val="single"/>
        </w:rPr>
      </w:pPr>
    </w:p>
    <w:p w14:paraId="1A479893" w14:textId="47B4FBCB" w:rsidR="005E40FC" w:rsidRDefault="005E40FC">
      <w:pPr>
        <w:ind w:firstLine="720"/>
        <w:jc w:val="both"/>
        <w:rPr>
          <w:rFonts w:ascii="Times New Roman" w:eastAsia="Times New Roman" w:hAnsi="Times New Roman" w:cs="Times New Roman"/>
          <w:b/>
          <w:sz w:val="28"/>
          <w:szCs w:val="28"/>
          <w:u w:val="single"/>
        </w:rPr>
      </w:pPr>
    </w:p>
    <w:p w14:paraId="052C8406" w14:textId="77777777" w:rsidR="005E40FC" w:rsidRDefault="005E40FC">
      <w:pPr>
        <w:ind w:firstLine="720"/>
        <w:jc w:val="both"/>
        <w:rPr>
          <w:rFonts w:ascii="Times New Roman" w:eastAsia="Times New Roman" w:hAnsi="Times New Roman" w:cs="Times New Roman"/>
          <w:b/>
          <w:sz w:val="28"/>
          <w:szCs w:val="28"/>
          <w:u w:val="single"/>
        </w:rPr>
      </w:pPr>
    </w:p>
    <w:p w14:paraId="5C12D886" w14:textId="294ED15C"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14:</w:t>
      </w:r>
      <w:r>
        <w:rPr>
          <w:rFonts w:ascii="Times New Roman" w:eastAsia="Times New Roman" w:hAnsi="Times New Roman" w:cs="Times New Roman"/>
          <w:b/>
          <w:sz w:val="28"/>
          <w:szCs w:val="28"/>
          <w:u w:val="single"/>
        </w:rPr>
        <w:tab/>
        <w:t xml:space="preserve"> MISCELLANEOUS</w:t>
      </w:r>
    </w:p>
    <w:p w14:paraId="4FC28D0A" w14:textId="77777777" w:rsidR="00E25227" w:rsidRDefault="00E25227">
      <w:pPr>
        <w:ind w:firstLine="720"/>
        <w:jc w:val="both"/>
        <w:rPr>
          <w:rFonts w:ascii="Times New Roman" w:eastAsia="Times New Roman" w:hAnsi="Times New Roman" w:cs="Times New Roman"/>
          <w:b/>
          <w:sz w:val="28"/>
          <w:szCs w:val="28"/>
          <w:u w:val="single"/>
        </w:rPr>
      </w:pPr>
    </w:p>
    <w:p w14:paraId="5A09627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14.1   SENDING NOTICES</w:t>
      </w:r>
    </w:p>
    <w:p w14:paraId="351394F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 correspondence or notices sent under this Contract by the Employer to the Contractor shall be deemed to have been correctly sent and received and acknowledged as addressed (even if the same is for any reason not able to be delivered or is returned to the sender) if addressed to the Contractor and delivered by hand or sent by registered post, fax, email or other electronic means to: </w:t>
      </w:r>
    </w:p>
    <w:p w14:paraId="4B46E634" w14:textId="633148CB" w:rsidR="00995EF0" w:rsidRDefault="00995EF0">
      <w:pPr>
        <w:ind w:firstLine="720"/>
        <w:jc w:val="both"/>
        <w:rPr>
          <w:rFonts w:ascii="Times New Roman" w:eastAsia="Times New Roman" w:hAnsi="Times New Roman" w:cs="Times New Roman"/>
          <w:sz w:val="28"/>
          <w:szCs w:val="28"/>
        </w:rPr>
      </w:pPr>
    </w:p>
    <w:p w14:paraId="74C26FC1" w14:textId="77777777" w:rsidR="005E40FC" w:rsidRDefault="005E40FC">
      <w:pPr>
        <w:ind w:firstLine="720"/>
        <w:jc w:val="both"/>
        <w:rPr>
          <w:rFonts w:ascii="Times New Roman" w:eastAsia="Times New Roman" w:hAnsi="Times New Roman" w:cs="Times New Roman"/>
          <w:sz w:val="28"/>
          <w:szCs w:val="28"/>
        </w:rPr>
      </w:pPr>
    </w:p>
    <w:p w14:paraId="47B8E3CE" w14:textId="77777777" w:rsidR="009E0484" w:rsidRPr="000B513A" w:rsidRDefault="006B4AFF" w:rsidP="00C80C74">
      <w:pPr>
        <w:ind w:firstLine="720"/>
        <w:jc w:val="both"/>
        <w:rPr>
          <w:rFonts w:ascii="Times New Roman" w:eastAsia="Times New Roman" w:hAnsi="Times New Roman" w:cs="Times New Roman"/>
          <w:bCs/>
          <w:sz w:val="28"/>
          <w:szCs w:val="28"/>
        </w:rPr>
      </w:pPr>
      <w:r w:rsidRPr="000B513A">
        <w:rPr>
          <w:rFonts w:ascii="Times New Roman" w:eastAsia="Times New Roman" w:hAnsi="Times New Roman" w:cs="Times New Roman"/>
          <w:sz w:val="28"/>
          <w:szCs w:val="28"/>
        </w:rPr>
        <w:t xml:space="preserve">To </w:t>
      </w:r>
      <w:proofErr w:type="gramStart"/>
      <w:r w:rsidRPr="000B513A">
        <w:rPr>
          <w:rFonts w:ascii="Times New Roman" w:eastAsia="Times New Roman" w:hAnsi="Times New Roman" w:cs="Times New Roman"/>
          <w:sz w:val="28"/>
          <w:szCs w:val="28"/>
        </w:rPr>
        <w:t xml:space="preserve">Contractor </w:t>
      </w:r>
      <w:r w:rsidRPr="000B513A">
        <w:rPr>
          <w:rFonts w:ascii="Times New Roman" w:eastAsia="Times New Roman" w:hAnsi="Times New Roman" w:cs="Times New Roman"/>
          <w:b/>
          <w:sz w:val="28"/>
          <w:szCs w:val="28"/>
        </w:rPr>
        <w:t>:</w:t>
      </w:r>
      <w:proofErr w:type="gramEnd"/>
      <w:r w:rsidRPr="000B513A">
        <w:rPr>
          <w:rFonts w:ascii="Times New Roman" w:eastAsia="Times New Roman" w:hAnsi="Times New Roman" w:cs="Times New Roman"/>
          <w:b/>
          <w:sz w:val="28"/>
          <w:szCs w:val="28"/>
        </w:rPr>
        <w:t xml:space="preserve"> </w:t>
      </w:r>
      <w:r w:rsidR="009E0484" w:rsidRPr="000B513A">
        <w:rPr>
          <w:rFonts w:ascii="Times New Roman" w:eastAsia="Times New Roman" w:hAnsi="Times New Roman" w:cs="Times New Roman"/>
          <w:bCs/>
          <w:sz w:val="28"/>
          <w:szCs w:val="28"/>
        </w:rPr>
        <w:t>MIT RUAMSRANG COMPANY LIMITED,</w:t>
      </w:r>
      <w:r w:rsidR="009E0484" w:rsidRPr="000B513A">
        <w:rPr>
          <w:rFonts w:ascii="Times New Roman" w:eastAsia="Times New Roman" w:hAnsi="Times New Roman" w:cs="Times New Roman"/>
          <w:bCs/>
          <w:i/>
          <w:iCs/>
          <w:sz w:val="28"/>
          <w:szCs w:val="28"/>
        </w:rPr>
        <w:t xml:space="preserve"> </w:t>
      </w:r>
    </w:p>
    <w:p w14:paraId="6C4DFE61" w14:textId="2DFE8C8C" w:rsidR="009E0484" w:rsidRPr="000B513A" w:rsidRDefault="009E0484" w:rsidP="00C80C74">
      <w:pPr>
        <w:ind w:firstLine="720"/>
        <w:jc w:val="both"/>
        <w:rPr>
          <w:rFonts w:ascii="Times New Roman" w:eastAsia="Times New Roman" w:hAnsi="Times New Roman" w:cs="Times New Roman"/>
          <w:bCs/>
          <w:sz w:val="28"/>
          <w:szCs w:val="28"/>
        </w:rPr>
      </w:pPr>
      <w:r w:rsidRPr="000B513A">
        <w:rPr>
          <w:rFonts w:ascii="Times New Roman" w:eastAsia="Times New Roman" w:hAnsi="Times New Roman" w:cs="Times New Roman"/>
          <w:bCs/>
          <w:sz w:val="28"/>
          <w:szCs w:val="28"/>
        </w:rPr>
        <w:t xml:space="preserve">                         </w:t>
      </w:r>
      <w:r w:rsidR="007948DA">
        <w:rPr>
          <w:rFonts w:ascii="Times New Roman" w:eastAsia="Times New Roman" w:hAnsi="Times New Roman" w:cs="Times New Roman"/>
          <w:bCs/>
          <w:sz w:val="28"/>
          <w:szCs w:val="28"/>
        </w:rPr>
        <w:t xml:space="preserve">Head </w:t>
      </w:r>
      <w:r w:rsidRPr="000B513A">
        <w:rPr>
          <w:rFonts w:ascii="Times New Roman" w:eastAsia="Times New Roman" w:hAnsi="Times New Roman" w:cs="Times New Roman"/>
          <w:bCs/>
          <w:sz w:val="28"/>
          <w:szCs w:val="28"/>
        </w:rPr>
        <w:t xml:space="preserve">office at 1/131 Moo 8, Sri-Sunthon, Thalang, Phuket  </w:t>
      </w:r>
    </w:p>
    <w:p w14:paraId="0F73165B" w14:textId="184F347C" w:rsidR="00995EF0" w:rsidRPr="000B513A" w:rsidRDefault="009E0484" w:rsidP="009E0484">
      <w:pPr>
        <w:ind w:firstLine="720"/>
        <w:jc w:val="both"/>
        <w:rPr>
          <w:rFonts w:ascii="Times New Roman" w:eastAsia="Times New Roman" w:hAnsi="Times New Roman" w:cs="Times New Roman"/>
          <w:bCs/>
          <w:sz w:val="28"/>
          <w:szCs w:val="28"/>
        </w:rPr>
      </w:pPr>
      <w:r w:rsidRPr="000B513A">
        <w:rPr>
          <w:rFonts w:ascii="Times New Roman" w:eastAsia="Times New Roman" w:hAnsi="Times New Roman" w:cs="Times New Roman"/>
          <w:bCs/>
          <w:sz w:val="28"/>
          <w:szCs w:val="28"/>
        </w:rPr>
        <w:t xml:space="preserve">                         </w:t>
      </w:r>
      <w:proofErr w:type="gramStart"/>
      <w:r w:rsidRPr="000B513A">
        <w:rPr>
          <w:rFonts w:ascii="Times New Roman" w:eastAsia="Times New Roman" w:hAnsi="Times New Roman" w:cs="Times New Roman"/>
          <w:bCs/>
          <w:sz w:val="28"/>
          <w:szCs w:val="28"/>
        </w:rPr>
        <w:t>83110,Thailand</w:t>
      </w:r>
      <w:proofErr w:type="gramEnd"/>
      <w:r w:rsidRPr="000B513A">
        <w:rPr>
          <w:rFonts w:ascii="Times New Roman" w:eastAsia="Times New Roman" w:hAnsi="Times New Roman" w:cs="Times New Roman"/>
          <w:bCs/>
          <w:sz w:val="28"/>
          <w:szCs w:val="28"/>
        </w:rPr>
        <w:t>, register no. 0835562014028</w:t>
      </w:r>
      <w:r w:rsidRPr="000B513A">
        <w:rPr>
          <w:rFonts w:ascii="Times New Roman" w:eastAsia="Times New Roman" w:hAnsi="Times New Roman" w:cs="Times New Roman"/>
          <w:bCs/>
          <w:i/>
          <w:iCs/>
          <w:sz w:val="28"/>
          <w:szCs w:val="28"/>
        </w:rPr>
        <w:t>.</w:t>
      </w:r>
    </w:p>
    <w:p w14:paraId="4D2D6D43" w14:textId="146007A9" w:rsidR="00995EF0" w:rsidRPr="000B513A" w:rsidRDefault="00467EC4" w:rsidP="00467EC4">
      <w:pPr>
        <w:ind w:left="2160"/>
        <w:jc w:val="both"/>
        <w:rPr>
          <w:rFonts w:ascii="Times New Roman" w:eastAsia="Times New Roman" w:hAnsi="Times New Roman" w:cs="Times New Roman"/>
          <w:sz w:val="28"/>
          <w:szCs w:val="28"/>
        </w:rPr>
      </w:pPr>
      <w:r w:rsidRPr="000B513A">
        <w:rPr>
          <w:rFonts w:ascii="Times New Roman" w:eastAsia="Times New Roman" w:hAnsi="Times New Roman" w:cs="Times New Roman"/>
          <w:sz w:val="28"/>
          <w:szCs w:val="28"/>
        </w:rPr>
        <w:t xml:space="preserve">   </w:t>
      </w:r>
      <w:r w:rsidR="006B4AFF" w:rsidRPr="000B513A">
        <w:rPr>
          <w:rFonts w:ascii="Times New Roman" w:eastAsia="Times New Roman" w:hAnsi="Times New Roman" w:cs="Times New Roman"/>
          <w:sz w:val="28"/>
          <w:szCs w:val="28"/>
        </w:rPr>
        <w:t>Telephone:</w:t>
      </w:r>
      <w:r w:rsidR="009E0484" w:rsidRPr="000B513A">
        <w:rPr>
          <w:rFonts w:ascii="Times New Roman" w:eastAsia="Times New Roman" w:hAnsi="Times New Roman" w:cs="Times New Roman"/>
          <w:sz w:val="28"/>
          <w:szCs w:val="28"/>
        </w:rPr>
        <w:t xml:space="preserve"> 076-390-952</w:t>
      </w:r>
    </w:p>
    <w:p w14:paraId="3B426DDB" w14:textId="14C7C1B2" w:rsidR="009E0484" w:rsidRDefault="00467EC4" w:rsidP="000B513A">
      <w:pPr>
        <w:ind w:firstLine="720"/>
        <w:jc w:val="both"/>
        <w:rPr>
          <w:rFonts w:ascii="Times New Roman" w:eastAsia="Times New Roman" w:hAnsi="Times New Roman" w:cs="Times New Roman"/>
          <w:color w:val="FF0000"/>
          <w:sz w:val="28"/>
          <w:szCs w:val="28"/>
        </w:rPr>
      </w:pPr>
      <w:r w:rsidRPr="000B513A">
        <w:rPr>
          <w:rFonts w:ascii="Times New Roman" w:eastAsia="Times New Roman" w:hAnsi="Times New Roman" w:cs="Times New Roman"/>
          <w:sz w:val="28"/>
          <w:szCs w:val="28"/>
        </w:rPr>
        <w:t xml:space="preserve">                        </w:t>
      </w:r>
      <w:r w:rsidR="006B4AFF" w:rsidRPr="000B513A">
        <w:rPr>
          <w:rFonts w:ascii="Times New Roman" w:eastAsia="Times New Roman" w:hAnsi="Times New Roman" w:cs="Times New Roman"/>
          <w:sz w:val="28"/>
          <w:szCs w:val="28"/>
        </w:rPr>
        <w:t>e-mail:</w:t>
      </w:r>
      <w:r w:rsidR="009E0484" w:rsidRPr="000B513A">
        <w:t xml:space="preserve"> </w:t>
      </w:r>
      <w:r w:rsidR="009E0484" w:rsidRPr="000B513A">
        <w:rPr>
          <w:rFonts w:ascii="Times New Roman" w:eastAsia="Times New Roman" w:hAnsi="Times New Roman" w:cs="Times New Roman"/>
          <w:sz w:val="28"/>
          <w:szCs w:val="28"/>
        </w:rPr>
        <w:t>mitr.ruamsrang@gmail.com</w:t>
      </w:r>
      <w:r w:rsidR="006B4AFF" w:rsidRPr="009E0484">
        <w:rPr>
          <w:rFonts w:ascii="Times New Roman" w:eastAsia="Times New Roman" w:hAnsi="Times New Roman" w:cs="Times New Roman"/>
          <w:sz w:val="28"/>
          <w:szCs w:val="28"/>
        </w:rPr>
        <w:tab/>
      </w:r>
      <w:r w:rsidR="006B4AFF">
        <w:rPr>
          <w:rFonts w:ascii="Times New Roman" w:eastAsia="Times New Roman" w:hAnsi="Times New Roman" w:cs="Times New Roman"/>
          <w:color w:val="FF0000"/>
          <w:sz w:val="28"/>
          <w:szCs w:val="28"/>
        </w:rPr>
        <w:tab/>
      </w:r>
    </w:p>
    <w:p w14:paraId="4BD0915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must respond to the Employer's letters within 2 days.</w:t>
      </w:r>
    </w:p>
    <w:p w14:paraId="1B654D31" w14:textId="77777777" w:rsidR="00995EF0" w:rsidRDefault="00995EF0">
      <w:pPr>
        <w:ind w:firstLine="720"/>
        <w:jc w:val="both"/>
        <w:rPr>
          <w:rFonts w:ascii="Times New Roman" w:eastAsia="Times New Roman" w:hAnsi="Times New Roman" w:cs="Times New Roman"/>
          <w:sz w:val="28"/>
          <w:szCs w:val="28"/>
        </w:rPr>
      </w:pPr>
    </w:p>
    <w:p w14:paraId="184F115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All correspondence or notices sent under this Contract by the Contractor to the Employer shall be deemed to have been correctly sent in written and received and acknowledged (even if the same is for any reason not able to be delivered or is returned  to the sender) if addressed to the Employer and delivered by hand or sent by registered post, fax, email or other electronic means to:</w:t>
      </w:r>
    </w:p>
    <w:p w14:paraId="2C5812F7" w14:textId="77777777" w:rsidR="00995EF0" w:rsidRDefault="00995EF0">
      <w:pPr>
        <w:ind w:firstLine="720"/>
        <w:jc w:val="both"/>
        <w:rPr>
          <w:rFonts w:ascii="Times New Roman" w:eastAsia="Times New Roman" w:hAnsi="Times New Roman" w:cs="Times New Roman"/>
          <w:sz w:val="28"/>
          <w:szCs w:val="28"/>
        </w:rPr>
      </w:pPr>
    </w:p>
    <w:p w14:paraId="49DC4C9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Employer:  </w:t>
      </w:r>
      <w:r>
        <w:rPr>
          <w:rFonts w:ascii="Times New Roman" w:eastAsia="Times New Roman" w:hAnsi="Times New Roman" w:cs="Times New Roman"/>
          <w:b/>
          <w:sz w:val="28"/>
          <w:szCs w:val="28"/>
        </w:rPr>
        <w:t>PHUKET BEST WAY COMPANY LIMITED</w:t>
      </w:r>
      <w:r>
        <w:rPr>
          <w:rFonts w:ascii="Times New Roman" w:eastAsia="Times New Roman" w:hAnsi="Times New Roman" w:cs="Times New Roman"/>
          <w:sz w:val="28"/>
          <w:szCs w:val="28"/>
        </w:rPr>
        <w:t xml:space="preserve"> </w:t>
      </w:r>
    </w:p>
    <w:p w14:paraId="23734C4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48/210 Moo 4, </w:t>
      </w:r>
      <w:proofErr w:type="spellStart"/>
      <w:r>
        <w:rPr>
          <w:rFonts w:ascii="Times New Roman" w:eastAsia="Times New Roman" w:hAnsi="Times New Roman" w:cs="Times New Roman"/>
          <w:sz w:val="28"/>
          <w:szCs w:val="28"/>
        </w:rPr>
        <w:t>Cherngtalay</w:t>
      </w:r>
      <w:proofErr w:type="spellEnd"/>
      <w:r>
        <w:rPr>
          <w:rFonts w:ascii="Times New Roman" w:eastAsia="Times New Roman" w:hAnsi="Times New Roman" w:cs="Times New Roman"/>
          <w:sz w:val="28"/>
          <w:szCs w:val="28"/>
        </w:rPr>
        <w:t xml:space="preserve">, Thalang, Phuket 83110, Thailand </w:t>
      </w:r>
    </w:p>
    <w:p w14:paraId="1941BFD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e-mail: </w:t>
      </w:r>
      <w:r>
        <w:rPr>
          <w:rFonts w:ascii="Times New Roman" w:eastAsia="Times New Roman" w:hAnsi="Times New Roman" w:cs="Times New Roman"/>
          <w:i/>
          <w:sz w:val="28"/>
          <w:szCs w:val="28"/>
          <w:highlight w:val="white"/>
        </w:rPr>
        <w:t>lv_cd@lavistavillas.com</w:t>
      </w:r>
      <w:r>
        <w:rPr>
          <w:rFonts w:ascii="Times New Roman" w:eastAsia="Times New Roman" w:hAnsi="Times New Roman" w:cs="Times New Roman"/>
          <w:sz w:val="28"/>
          <w:szCs w:val="28"/>
        </w:rPr>
        <w:t xml:space="preserve">, cc to </w:t>
      </w:r>
      <w:r>
        <w:rPr>
          <w:rFonts w:ascii="Times New Roman" w:eastAsia="Times New Roman" w:hAnsi="Times New Roman" w:cs="Times New Roman"/>
          <w:i/>
          <w:sz w:val="28"/>
          <w:szCs w:val="28"/>
          <w:highlight w:val="white"/>
        </w:rPr>
        <w:t>vb@villacarte.com</w:t>
      </w:r>
    </w:p>
    <w:p w14:paraId="0A6A8876" w14:textId="77777777" w:rsidR="00995EF0" w:rsidRDefault="00995EF0">
      <w:pPr>
        <w:ind w:firstLine="720"/>
        <w:jc w:val="both"/>
        <w:rPr>
          <w:rFonts w:ascii="Times New Roman" w:eastAsia="Times New Roman" w:hAnsi="Times New Roman" w:cs="Times New Roman"/>
          <w:color w:val="808000"/>
          <w:sz w:val="28"/>
          <w:szCs w:val="28"/>
        </w:rPr>
      </w:pPr>
    </w:p>
    <w:p w14:paraId="3401BE0E"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either Party changes their address, fax number, email address or other means of contact give, written of the same be sent by registered post, Fax or email to the other Party not less than seven (7) days in advance thereof, failing which any correspondence or notice  sent by either Party to the other by registered post, fax, email or other electronic means to the most address, fax number, email address or other contact number shall be deemed to have been correctly sent and received and acknowledged as addressed.</w:t>
      </w:r>
    </w:p>
    <w:p w14:paraId="41E4F8DA"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original confirmation copy bearing the sender’s signature of all notices delivered by hand or sent by sent by fax, email, or other electronic means which are </w:t>
      </w:r>
      <w:r>
        <w:rPr>
          <w:rFonts w:ascii="Times New Roman" w:eastAsia="Times New Roman" w:hAnsi="Times New Roman" w:cs="Times New Roman"/>
          <w:sz w:val="28"/>
          <w:szCs w:val="28"/>
        </w:rPr>
        <w:lastRenderedPageBreak/>
        <w:t>intended for legal validity must be sent afterwards by registered post to the original recipient of the same.</w:t>
      </w:r>
    </w:p>
    <w:p w14:paraId="082B8DE7" w14:textId="3940240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All notices according to this Contract shall be made in English or in Thai and translation in English.</w:t>
      </w:r>
      <w:r w:rsidR="00C80C74">
        <w:rPr>
          <w:rFonts w:ascii="Times New Roman" w:eastAsia="Times New Roman" w:hAnsi="Times New Roman" w:cs="Times New Roman"/>
          <w:sz w:val="28"/>
          <w:szCs w:val="28"/>
        </w:rPr>
        <w:t xml:space="preserve"> In case Thai and English versions have different </w:t>
      </w:r>
      <w:proofErr w:type="gramStart"/>
      <w:r w:rsidR="00C80C74">
        <w:rPr>
          <w:rFonts w:ascii="Times New Roman" w:eastAsia="Times New Roman" w:hAnsi="Times New Roman" w:cs="Times New Roman"/>
          <w:sz w:val="28"/>
          <w:szCs w:val="28"/>
        </w:rPr>
        <w:t>meanings</w:t>
      </w:r>
      <w:proofErr w:type="gramEnd"/>
      <w:r w:rsidR="00C80C74">
        <w:rPr>
          <w:rFonts w:ascii="Times New Roman" w:eastAsia="Times New Roman" w:hAnsi="Times New Roman" w:cs="Times New Roman"/>
          <w:sz w:val="28"/>
          <w:szCs w:val="28"/>
        </w:rPr>
        <w:t xml:space="preserve"> the English version prevails.</w:t>
      </w:r>
    </w:p>
    <w:p w14:paraId="09EF8E12" w14:textId="04FD3586" w:rsidR="00995EF0" w:rsidRDefault="00995EF0">
      <w:pPr>
        <w:ind w:firstLine="720"/>
        <w:jc w:val="both"/>
        <w:rPr>
          <w:rFonts w:ascii="Times New Roman" w:eastAsia="Times New Roman" w:hAnsi="Times New Roman" w:cs="Times New Roman"/>
          <w:color w:val="808000"/>
          <w:sz w:val="28"/>
          <w:szCs w:val="28"/>
        </w:rPr>
      </w:pPr>
    </w:p>
    <w:p w14:paraId="5C496830" w14:textId="77777777" w:rsidR="002C27F5" w:rsidRDefault="002C27F5">
      <w:pPr>
        <w:ind w:firstLine="720"/>
        <w:jc w:val="both"/>
        <w:rPr>
          <w:rFonts w:ascii="Times New Roman" w:eastAsia="Times New Roman" w:hAnsi="Times New Roman" w:cs="Times New Roman"/>
          <w:color w:val="808000"/>
          <w:sz w:val="28"/>
          <w:szCs w:val="28"/>
        </w:rPr>
      </w:pPr>
    </w:p>
    <w:p w14:paraId="4629F007" w14:textId="17D19587"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Clause 15: </w:t>
      </w:r>
      <w:r>
        <w:rPr>
          <w:rFonts w:ascii="Times New Roman" w:eastAsia="Times New Roman" w:hAnsi="Times New Roman" w:cs="Times New Roman"/>
          <w:b/>
          <w:sz w:val="28"/>
          <w:szCs w:val="28"/>
          <w:u w:val="single"/>
        </w:rPr>
        <w:tab/>
        <w:t xml:space="preserve">ADDITIONS, AMENDMENTS AND REVISIONS </w:t>
      </w:r>
    </w:p>
    <w:p w14:paraId="5E620A1F" w14:textId="77777777" w:rsidR="005E40FC" w:rsidRDefault="005E40FC">
      <w:pPr>
        <w:ind w:firstLine="720"/>
        <w:jc w:val="both"/>
        <w:rPr>
          <w:rFonts w:ascii="Times New Roman" w:eastAsia="Times New Roman" w:hAnsi="Times New Roman" w:cs="Times New Roman"/>
          <w:b/>
          <w:sz w:val="28"/>
          <w:szCs w:val="28"/>
          <w:u w:val="single"/>
        </w:rPr>
      </w:pPr>
    </w:p>
    <w:p w14:paraId="51EA0BD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 additions and amendments to or revision of any particulars in the Contract must be made in writing and signed by both Parties hereto prior to being held binding and in effect then after.  Should any additions, amendments or revisions </w:t>
      </w:r>
      <w:proofErr w:type="gramStart"/>
      <w:r>
        <w:rPr>
          <w:rFonts w:ascii="Times New Roman" w:eastAsia="Times New Roman" w:hAnsi="Times New Roman" w:cs="Times New Roman"/>
          <w:sz w:val="28"/>
          <w:szCs w:val="28"/>
        </w:rPr>
        <w:t>effects</w:t>
      </w:r>
      <w:proofErr w:type="gramEnd"/>
      <w:r>
        <w:rPr>
          <w:rFonts w:ascii="Times New Roman" w:eastAsia="Times New Roman" w:hAnsi="Times New Roman" w:cs="Times New Roman"/>
          <w:sz w:val="28"/>
          <w:szCs w:val="28"/>
        </w:rPr>
        <w:t xml:space="preserve"> the primary construction schedule and cause delay of work, appropriate timing allowances of such additions, amendments and revisions to be added and uncounted as delay in work.</w:t>
      </w:r>
    </w:p>
    <w:p w14:paraId="1AD43183" w14:textId="77777777" w:rsidR="00995EF0" w:rsidRDefault="00995EF0">
      <w:pPr>
        <w:ind w:firstLine="720"/>
        <w:jc w:val="both"/>
        <w:rPr>
          <w:rFonts w:ascii="Times New Roman" w:eastAsia="Times New Roman" w:hAnsi="Times New Roman" w:cs="Times New Roman"/>
          <w:b/>
          <w:sz w:val="28"/>
          <w:szCs w:val="28"/>
          <w:u w:val="single"/>
        </w:rPr>
      </w:pPr>
    </w:p>
    <w:p w14:paraId="597C273C" w14:textId="722B3C4C"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16:     TERMINATION OF THE CONTRACT</w:t>
      </w:r>
    </w:p>
    <w:p w14:paraId="7FB5252B" w14:textId="77777777" w:rsidR="005E40FC" w:rsidRDefault="005E40FC">
      <w:pPr>
        <w:ind w:firstLine="720"/>
        <w:jc w:val="both"/>
        <w:rPr>
          <w:rFonts w:ascii="Times New Roman" w:eastAsia="Times New Roman" w:hAnsi="Times New Roman" w:cs="Times New Roman"/>
          <w:b/>
          <w:sz w:val="28"/>
          <w:szCs w:val="28"/>
          <w:u w:val="single"/>
        </w:rPr>
      </w:pPr>
    </w:p>
    <w:p w14:paraId="0AFA0EE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the event of force majeure circumstances, the Party that encounters an obstacle to fulfill its obligations under this Contract must immediately (no later than the next day after their occurrence) notify the other Parties of the Agreement on their occurrence and their estimated duration, and subsequently - of the termination of the force major circumstances. Failure to notify or untimely notification of force majeure circumstances deprives the relevant Party of the opportunity to refer to it in the future.</w:t>
      </w:r>
    </w:p>
    <w:p w14:paraId="361B63AE" w14:textId="77777777" w:rsidR="00995EF0" w:rsidRDefault="006B4AFF">
      <w:pPr>
        <w:ind w:firstLine="720"/>
        <w:jc w:val="both"/>
        <w:rPr>
          <w:rFonts w:ascii="Times New Roman" w:eastAsia="Times New Roman" w:hAnsi="Times New Roman" w:cs="Times New Roman"/>
          <w:sz w:val="28"/>
          <w:szCs w:val="28"/>
        </w:rPr>
      </w:pPr>
      <w:bookmarkStart w:id="11" w:name="_heading=h.gjdgxs" w:colFirst="0" w:colLast="0"/>
      <w:bookmarkEnd w:id="11"/>
      <w:r>
        <w:rPr>
          <w:rFonts w:ascii="Times New Roman" w:eastAsia="Times New Roman" w:hAnsi="Times New Roman" w:cs="Times New Roman"/>
          <w:sz w:val="28"/>
          <w:szCs w:val="28"/>
        </w:rPr>
        <w:t>At the request of the other Party, the Party, referring to the force majeure circumstances, must submit documents from the competent organizations and / or authorities confirming the occurrence of the force majeure circumstances.</w:t>
      </w:r>
    </w:p>
    <w:p w14:paraId="53CBCBE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term for the fulfillment of obligations under this Contract is extended according to the time during which the force majeure circumstances and their consequences were in force.</w:t>
      </w:r>
    </w:p>
    <w:p w14:paraId="4C5B020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after the work on the defects is done and the quality is still not acceptable then the Employer should have the right not to accept the work and to order the items from someone else with the deduction of this amount paid to another contractor for the contractor payment.</w:t>
      </w:r>
    </w:p>
    <w:p w14:paraId="5A6A034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Employer has the right to terminate the Contract any time after the Contractor submitted unacceptable quality or submit the work with the delay. </w:t>
      </w:r>
    </w:p>
    <w:p w14:paraId="300CF691" w14:textId="2C859C5F"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case of violation by the Contractor of the initial and / or final deadlines for the performance of work established </w:t>
      </w:r>
      <w:del w:id="12" w:author="User VC" w:date="2023-09-06T10:07:00Z">
        <w:r w:rsidDel="00494317">
          <w:rPr>
            <w:rFonts w:ascii="Times New Roman" w:eastAsia="Times New Roman" w:hAnsi="Times New Roman" w:cs="Times New Roman"/>
            <w:sz w:val="28"/>
            <w:szCs w:val="28"/>
          </w:rPr>
          <w:delText xml:space="preserve">or any of the intermediate terms established </w:delText>
        </w:r>
        <w:r w:rsidDel="00494317">
          <w:rPr>
            <w:rFonts w:ascii="Times New Roman" w:eastAsia="Times New Roman" w:hAnsi="Times New Roman" w:cs="Times New Roman"/>
            <w:sz w:val="28"/>
            <w:szCs w:val="28"/>
          </w:rPr>
          <w:lastRenderedPageBreak/>
          <w:delText xml:space="preserve">by the Schedule of work </w:delText>
        </w:r>
      </w:del>
      <w:r>
        <w:rPr>
          <w:rFonts w:ascii="Times New Roman" w:eastAsia="Times New Roman" w:hAnsi="Times New Roman" w:cs="Times New Roman"/>
          <w:sz w:val="28"/>
          <w:szCs w:val="28"/>
        </w:rPr>
        <w:t>for more than 15 (Fifteen) calendar days, the Customer has the right to exercise the following powers:</w:t>
      </w:r>
    </w:p>
    <w:p w14:paraId="7C5BD37E"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by his written notification, appoint a new deadline to the Contractor for the performance of work and, in case of its violation, unilaterally out of court, refuse to execute the Agreement in full or in part;</w:t>
      </w:r>
    </w:p>
    <w:p w14:paraId="69CD792A"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entrust the performance of works overdue by the Contractor to a third party, notifying the Contractor in writing about this, with the attribution of the corresponding costs to the Contractor;</w:t>
      </w:r>
    </w:p>
    <w:p w14:paraId="0AAE2BC9" w14:textId="77777777" w:rsidR="00995EF0" w:rsidRDefault="006B4AFF">
      <w:pPr>
        <w:ind w:firstLine="720"/>
        <w:jc w:val="both"/>
        <w:rPr>
          <w:rFonts w:ascii="Times New Roman" w:eastAsia="Times New Roman" w:hAnsi="Times New Roman" w:cs="Times New Roman"/>
          <w:color w:val="000000"/>
          <w:sz w:val="28"/>
          <w:szCs w:val="28"/>
          <w:highlight w:val="red"/>
        </w:rPr>
      </w:pPr>
      <w:r>
        <w:rPr>
          <w:rFonts w:ascii="Times New Roman" w:eastAsia="Times New Roman" w:hAnsi="Times New Roman" w:cs="Times New Roman"/>
          <w:sz w:val="28"/>
          <w:szCs w:val="28"/>
        </w:rPr>
        <w:t>- to terminate this Agreement.</w:t>
      </w:r>
    </w:p>
    <w:p w14:paraId="56D2643B" w14:textId="77777777" w:rsidR="00995EF0" w:rsidRDefault="00995EF0">
      <w:pPr>
        <w:ind w:firstLine="720"/>
        <w:jc w:val="both"/>
        <w:rPr>
          <w:rFonts w:ascii="Times New Roman" w:eastAsia="Times New Roman" w:hAnsi="Times New Roman" w:cs="Times New Roman"/>
          <w:color w:val="000000"/>
          <w:sz w:val="28"/>
          <w:szCs w:val="28"/>
        </w:rPr>
      </w:pPr>
    </w:p>
    <w:p w14:paraId="605C1DB3" w14:textId="635FE2AC" w:rsidR="00995EF0" w:rsidRDefault="006B4AFF">
      <w:pPr>
        <w:ind w:firstLine="720"/>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Clause 17: BREACHING</w:t>
      </w:r>
    </w:p>
    <w:p w14:paraId="7087CAA8" w14:textId="77777777" w:rsidR="005E40FC" w:rsidRDefault="005E40FC">
      <w:pPr>
        <w:ind w:firstLine="720"/>
        <w:jc w:val="both"/>
        <w:rPr>
          <w:rFonts w:ascii="Times New Roman" w:eastAsia="Times New Roman" w:hAnsi="Times New Roman" w:cs="Times New Roman"/>
          <w:b/>
          <w:color w:val="000000"/>
          <w:sz w:val="28"/>
          <w:szCs w:val="28"/>
          <w:u w:val="single"/>
        </w:rPr>
      </w:pPr>
    </w:p>
    <w:p w14:paraId="48EC35F1" w14:textId="77777777" w:rsidR="00995EF0" w:rsidRDefault="006B4AFF">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If either party has breached any clause of this agreement, the </w:t>
      </w:r>
      <w:proofErr w:type="gramStart"/>
      <w:r>
        <w:rPr>
          <w:rFonts w:ascii="Times New Roman" w:eastAsia="Times New Roman" w:hAnsi="Times New Roman" w:cs="Times New Roman"/>
          <w:color w:val="000000"/>
          <w:sz w:val="28"/>
          <w:szCs w:val="28"/>
        </w:rPr>
        <w:t>Non Breaching</w:t>
      </w:r>
      <w:proofErr w:type="gramEnd"/>
      <w:r>
        <w:rPr>
          <w:rFonts w:ascii="Times New Roman" w:eastAsia="Times New Roman" w:hAnsi="Times New Roman" w:cs="Times New Roman"/>
          <w:color w:val="000000"/>
          <w:sz w:val="28"/>
          <w:szCs w:val="28"/>
        </w:rPr>
        <w:t xml:space="preserve"> Party shall notify the Breaching Party in writing giving the Breaching party to fulfill such breaching within 30 (Thirty) days. And if the Breaching party fails to do so then the </w:t>
      </w:r>
      <w:proofErr w:type="gramStart"/>
      <w:r>
        <w:rPr>
          <w:rFonts w:ascii="Times New Roman" w:eastAsia="Times New Roman" w:hAnsi="Times New Roman" w:cs="Times New Roman"/>
          <w:color w:val="000000"/>
          <w:sz w:val="28"/>
          <w:szCs w:val="28"/>
        </w:rPr>
        <w:t>Non Breaching</w:t>
      </w:r>
      <w:proofErr w:type="gramEnd"/>
      <w:r>
        <w:rPr>
          <w:rFonts w:ascii="Times New Roman" w:eastAsia="Times New Roman" w:hAnsi="Times New Roman" w:cs="Times New Roman"/>
          <w:color w:val="000000"/>
          <w:sz w:val="28"/>
          <w:szCs w:val="28"/>
        </w:rPr>
        <w:t xml:space="preserve"> Party is entitle to terminate this agreement and demand all damages actually suffered. </w:t>
      </w:r>
    </w:p>
    <w:p w14:paraId="28DE3731" w14:textId="77777777" w:rsidR="00995EF0" w:rsidRDefault="00995EF0">
      <w:pPr>
        <w:ind w:firstLine="720"/>
        <w:jc w:val="both"/>
        <w:rPr>
          <w:rFonts w:ascii="Times New Roman" w:eastAsia="Times New Roman" w:hAnsi="Times New Roman" w:cs="Times New Roman"/>
          <w:sz w:val="28"/>
          <w:szCs w:val="28"/>
        </w:rPr>
      </w:pPr>
    </w:p>
    <w:p w14:paraId="6FF82811" w14:textId="247677A2"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18:</w:t>
      </w:r>
      <w:r>
        <w:rPr>
          <w:rFonts w:ascii="Times New Roman" w:eastAsia="Times New Roman" w:hAnsi="Times New Roman" w:cs="Times New Roman"/>
          <w:b/>
          <w:sz w:val="28"/>
          <w:szCs w:val="28"/>
          <w:u w:val="single"/>
        </w:rPr>
        <w:tab/>
        <w:t>INTERPRETATION</w:t>
      </w:r>
    </w:p>
    <w:p w14:paraId="6FD84B34" w14:textId="77777777" w:rsidR="005E40FC" w:rsidRDefault="005E40FC">
      <w:pPr>
        <w:ind w:firstLine="720"/>
        <w:jc w:val="both"/>
        <w:rPr>
          <w:rFonts w:ascii="Times New Roman" w:eastAsia="Times New Roman" w:hAnsi="Times New Roman" w:cs="Times New Roman"/>
          <w:b/>
          <w:sz w:val="28"/>
          <w:szCs w:val="28"/>
          <w:u w:val="single"/>
        </w:rPr>
      </w:pPr>
    </w:p>
    <w:p w14:paraId="1E260924"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following words and expressions shall have the meanings herein assigned unless the subject matter or context thereof is inconsistent with such context thereof be inconsistent with such construction:</w:t>
      </w:r>
    </w:p>
    <w:p w14:paraId="3439726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“Employer” or any successor to the Employer in right or assign, when two or more persons are included, their liabilities under this Contract shall be joint and several Words importing the masculine gender shall be deemed to include the feminine and neuter genders and the singular to include the plural and vice versa “Competent Authority” means any government, semi or quasi government, department, statutory body or agency or state enterprise.</w:t>
      </w:r>
    </w:p>
    <w:p w14:paraId="1AE5FE4F" w14:textId="77777777" w:rsidR="00995EF0" w:rsidRDefault="00995EF0">
      <w:pPr>
        <w:ind w:firstLine="720"/>
        <w:jc w:val="both"/>
        <w:rPr>
          <w:rFonts w:ascii="Times New Roman" w:eastAsia="Times New Roman" w:hAnsi="Times New Roman" w:cs="Times New Roman"/>
          <w:sz w:val="28"/>
          <w:szCs w:val="28"/>
        </w:rPr>
      </w:pPr>
    </w:p>
    <w:p w14:paraId="0459D4F9" w14:textId="57CA036C"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19:</w:t>
      </w:r>
      <w:r>
        <w:rPr>
          <w:rFonts w:ascii="Times New Roman" w:eastAsia="Times New Roman" w:hAnsi="Times New Roman" w:cs="Times New Roman"/>
          <w:b/>
          <w:sz w:val="28"/>
          <w:szCs w:val="28"/>
          <w:u w:val="single"/>
        </w:rPr>
        <w:tab/>
        <w:t>GOVERNING LAW AND JURISDICTION</w:t>
      </w:r>
    </w:p>
    <w:p w14:paraId="7BF2380C" w14:textId="77777777" w:rsidR="005E40FC" w:rsidRDefault="005E40FC">
      <w:pPr>
        <w:ind w:firstLine="720"/>
        <w:jc w:val="both"/>
        <w:rPr>
          <w:rFonts w:ascii="Times New Roman" w:eastAsia="Times New Roman" w:hAnsi="Times New Roman" w:cs="Times New Roman"/>
          <w:b/>
          <w:sz w:val="28"/>
          <w:szCs w:val="28"/>
          <w:u w:val="single"/>
        </w:rPr>
      </w:pPr>
    </w:p>
    <w:p w14:paraId="054C17BF" w14:textId="77777777" w:rsidR="00995EF0" w:rsidRDefault="006B4AFF">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This Contract shall be governed by and construed and interpreted according to the laws of the Kingdom of Thailand.  In the event of </w:t>
      </w:r>
      <w:r>
        <w:rPr>
          <w:rFonts w:ascii="Times New Roman" w:eastAsia="Times New Roman" w:hAnsi="Times New Roman" w:cs="Times New Roman"/>
          <w:color w:val="000000"/>
          <w:sz w:val="28"/>
          <w:szCs w:val="28"/>
        </w:rPr>
        <w:t xml:space="preserve">any dispute arising from this Contract, such dispute shall be initially discussed and addressed by the private arbitrator which both </w:t>
      </w:r>
      <w:proofErr w:type="gramStart"/>
      <w:r>
        <w:rPr>
          <w:rFonts w:ascii="Times New Roman" w:eastAsia="Times New Roman" w:hAnsi="Times New Roman" w:cs="Times New Roman"/>
          <w:color w:val="000000"/>
          <w:sz w:val="28"/>
          <w:szCs w:val="28"/>
        </w:rPr>
        <w:t>party</w:t>
      </w:r>
      <w:proofErr w:type="gramEnd"/>
      <w:r>
        <w:rPr>
          <w:rFonts w:ascii="Times New Roman" w:eastAsia="Times New Roman" w:hAnsi="Times New Roman" w:cs="Times New Roman"/>
          <w:color w:val="000000"/>
          <w:sz w:val="28"/>
          <w:szCs w:val="28"/>
        </w:rPr>
        <w:t xml:space="preserve"> mutually agreed to ap</w:t>
      </w:r>
      <w:r>
        <w:rPr>
          <w:rFonts w:ascii="Times New Roman" w:eastAsia="Times New Roman" w:hAnsi="Times New Roman" w:cs="Times New Roman"/>
          <w:sz w:val="28"/>
          <w:szCs w:val="28"/>
        </w:rPr>
        <w:t>point</w:t>
      </w:r>
      <w:r>
        <w:rPr>
          <w:rFonts w:ascii="Times New Roman" w:eastAsia="Times New Roman" w:hAnsi="Times New Roman" w:cs="Times New Roman"/>
          <w:color w:val="FF0000"/>
          <w:sz w:val="28"/>
          <w:szCs w:val="28"/>
        </w:rPr>
        <w:t xml:space="preserve"> </w:t>
      </w:r>
      <w:r w:rsidRPr="000B513A">
        <w:rPr>
          <w:rFonts w:ascii="Times New Roman" w:eastAsia="Times New Roman" w:hAnsi="Times New Roman" w:cs="Times New Roman"/>
          <w:sz w:val="28"/>
          <w:szCs w:val="28"/>
        </w:rPr>
        <w:t xml:space="preserve">Acting. Sub. LT. </w:t>
      </w:r>
      <w:proofErr w:type="spellStart"/>
      <w:r w:rsidRPr="000B513A">
        <w:rPr>
          <w:rFonts w:ascii="Times New Roman" w:eastAsia="Times New Roman" w:hAnsi="Times New Roman" w:cs="Times New Roman"/>
          <w:sz w:val="28"/>
          <w:szCs w:val="28"/>
        </w:rPr>
        <w:t>Saranyaphong</w:t>
      </w:r>
      <w:proofErr w:type="spellEnd"/>
      <w:r w:rsidRPr="000B513A">
        <w:rPr>
          <w:rFonts w:ascii="Times New Roman" w:eastAsia="Times New Roman" w:hAnsi="Times New Roman" w:cs="Times New Roman"/>
          <w:sz w:val="28"/>
          <w:szCs w:val="28"/>
        </w:rPr>
        <w:t xml:space="preserve"> </w:t>
      </w:r>
      <w:proofErr w:type="spellStart"/>
      <w:r w:rsidRPr="000B513A">
        <w:rPr>
          <w:rFonts w:ascii="Times New Roman" w:eastAsia="Times New Roman" w:hAnsi="Times New Roman" w:cs="Times New Roman"/>
          <w:sz w:val="28"/>
          <w:szCs w:val="28"/>
        </w:rPr>
        <w:t>Dawan</w:t>
      </w:r>
      <w:proofErr w:type="spellEnd"/>
      <w:r>
        <w:rPr>
          <w:rFonts w:ascii="Times New Roman" w:eastAsia="Times New Roman" w:hAnsi="Times New Roman" w:cs="Times New Roman"/>
          <w:color w:val="000000"/>
          <w:sz w:val="28"/>
          <w:szCs w:val="28"/>
        </w:rPr>
        <w:t xml:space="preserve"> to try to find the solution for settlement at the first stage of 30 (Thirty) days period, and then if this arbitration </w:t>
      </w:r>
      <w:proofErr w:type="gramStart"/>
      <w:r>
        <w:rPr>
          <w:rFonts w:ascii="Times New Roman" w:eastAsia="Times New Roman" w:hAnsi="Times New Roman" w:cs="Times New Roman"/>
          <w:color w:val="000000"/>
          <w:sz w:val="28"/>
          <w:szCs w:val="28"/>
        </w:rPr>
        <w:t>fail</w:t>
      </w:r>
      <w:proofErr w:type="gramEnd"/>
      <w:r>
        <w:rPr>
          <w:rFonts w:ascii="Times New Roman" w:eastAsia="Times New Roman" w:hAnsi="Times New Roman" w:cs="Times New Roman"/>
          <w:color w:val="000000"/>
          <w:sz w:val="28"/>
          <w:szCs w:val="28"/>
        </w:rPr>
        <w:t>, the dispute then shall be litigated at the Phuket Provincial Court for hearing and settlement.</w:t>
      </w:r>
    </w:p>
    <w:p w14:paraId="05427F2F" w14:textId="77777777" w:rsidR="00E25227" w:rsidRDefault="00E25227">
      <w:pPr>
        <w:ind w:firstLine="720"/>
        <w:jc w:val="both"/>
        <w:rPr>
          <w:rFonts w:ascii="Times New Roman" w:eastAsia="Times New Roman" w:hAnsi="Times New Roman" w:cs="Times New Roman"/>
          <w:color w:val="000000"/>
          <w:sz w:val="28"/>
          <w:szCs w:val="28"/>
        </w:rPr>
      </w:pPr>
    </w:p>
    <w:p w14:paraId="5B189D45" w14:textId="77777777" w:rsidR="00E25227" w:rsidRDefault="00E25227">
      <w:pPr>
        <w:ind w:firstLine="720"/>
        <w:jc w:val="both"/>
        <w:rPr>
          <w:rFonts w:ascii="Times New Roman" w:eastAsia="Times New Roman" w:hAnsi="Times New Roman" w:cs="Times New Roman"/>
          <w:color w:val="000000"/>
          <w:sz w:val="28"/>
          <w:szCs w:val="28"/>
        </w:rPr>
      </w:pPr>
    </w:p>
    <w:p w14:paraId="5337B235" w14:textId="6315EC56" w:rsidR="00995EF0" w:rsidRDefault="006B4AFF">
      <w:pPr>
        <w:ind w:firstLine="720"/>
        <w:jc w:val="both"/>
        <w:rPr>
          <w:rFonts w:ascii="Times New Roman" w:eastAsia="Times New Roman" w:hAnsi="Times New Roman" w:cs="Times New Roman"/>
          <w:color w:val="808000"/>
          <w:sz w:val="28"/>
          <w:szCs w:val="28"/>
        </w:rPr>
      </w:pPr>
      <w:r>
        <w:rPr>
          <w:rFonts w:ascii="Times New Roman" w:eastAsia="Times New Roman" w:hAnsi="Times New Roman" w:cs="Times New Roman"/>
          <w:color w:val="000000"/>
          <w:sz w:val="28"/>
          <w:szCs w:val="28"/>
        </w:rPr>
        <w:t xml:space="preserve">This shall not prejudice the right of either Party to litigate disputes in courts of other jurisdictions in other countries to be governed by and construed and interpreted according to the laws of such jurisdictions and countries.  </w:t>
      </w:r>
      <w:r>
        <w:rPr>
          <w:rFonts w:ascii="Times New Roman" w:eastAsia="Times New Roman" w:hAnsi="Times New Roman" w:cs="Times New Roman"/>
          <w:sz w:val="28"/>
          <w:szCs w:val="28"/>
        </w:rPr>
        <w:t>Proceeding with litigation by either Party hereto in any other jurisdiction or jurisdictions shall not preclude the right of right of either Party hereto to proceed with litigation in other jurisdictions of other countries, whether concurrent of not.</w:t>
      </w:r>
    </w:p>
    <w:p w14:paraId="1ABC8175" w14:textId="072ED6E0" w:rsidR="00995EF0" w:rsidRDefault="00995EF0">
      <w:pPr>
        <w:ind w:firstLine="720"/>
        <w:jc w:val="both"/>
        <w:rPr>
          <w:rFonts w:ascii="Times New Roman" w:eastAsia="Times New Roman" w:hAnsi="Times New Roman" w:cs="Times New Roman"/>
          <w:color w:val="808000"/>
          <w:sz w:val="28"/>
          <w:szCs w:val="28"/>
        </w:rPr>
      </w:pPr>
    </w:p>
    <w:p w14:paraId="2AF61642" w14:textId="3DC0B55F" w:rsidR="002C27F5" w:rsidRDefault="002C27F5">
      <w:pPr>
        <w:ind w:firstLine="720"/>
        <w:jc w:val="both"/>
        <w:rPr>
          <w:rFonts w:ascii="Times New Roman" w:eastAsia="Times New Roman" w:hAnsi="Times New Roman" w:cs="Times New Roman"/>
          <w:color w:val="808000"/>
          <w:sz w:val="28"/>
          <w:szCs w:val="28"/>
        </w:rPr>
      </w:pPr>
    </w:p>
    <w:p w14:paraId="24FADDB9" w14:textId="4718BE60" w:rsidR="002C27F5" w:rsidRDefault="002C27F5">
      <w:pPr>
        <w:ind w:firstLine="720"/>
        <w:jc w:val="both"/>
        <w:rPr>
          <w:rFonts w:ascii="Times New Roman" w:eastAsia="Times New Roman" w:hAnsi="Times New Roman" w:cs="Times New Roman"/>
          <w:color w:val="808000"/>
          <w:sz w:val="28"/>
          <w:szCs w:val="28"/>
        </w:rPr>
      </w:pPr>
    </w:p>
    <w:p w14:paraId="1B4C3D3F" w14:textId="56D66198" w:rsidR="002C27F5" w:rsidRDefault="002C27F5">
      <w:pPr>
        <w:ind w:firstLine="720"/>
        <w:jc w:val="both"/>
        <w:rPr>
          <w:rFonts w:ascii="Times New Roman" w:eastAsia="Times New Roman" w:hAnsi="Times New Roman" w:cs="Times New Roman"/>
          <w:color w:val="808000"/>
          <w:sz w:val="28"/>
          <w:szCs w:val="28"/>
        </w:rPr>
      </w:pPr>
    </w:p>
    <w:p w14:paraId="796AD789" w14:textId="77777777" w:rsidR="002C27F5" w:rsidRDefault="002C27F5">
      <w:pPr>
        <w:ind w:firstLine="720"/>
        <w:jc w:val="both"/>
        <w:rPr>
          <w:rFonts w:ascii="Times New Roman" w:eastAsia="Times New Roman" w:hAnsi="Times New Roman" w:cs="Times New Roman"/>
          <w:color w:val="808000"/>
          <w:sz w:val="28"/>
          <w:szCs w:val="28"/>
        </w:rPr>
      </w:pPr>
    </w:p>
    <w:p w14:paraId="4CBF360D" w14:textId="77777777" w:rsidR="00995EF0" w:rsidRDefault="00995EF0">
      <w:pPr>
        <w:ind w:firstLine="720"/>
        <w:jc w:val="both"/>
        <w:rPr>
          <w:rFonts w:ascii="Times New Roman" w:eastAsia="Times New Roman" w:hAnsi="Times New Roman" w:cs="Times New Roman"/>
          <w:color w:val="808000"/>
          <w:sz w:val="28"/>
          <w:szCs w:val="28"/>
        </w:rPr>
      </w:pPr>
    </w:p>
    <w:p w14:paraId="5E8974A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PHUKET BEST WAY Co., Ltd.</w:t>
      </w:r>
    </w:p>
    <w:p w14:paraId="5A4DF686" w14:textId="77777777" w:rsidR="00995EF0" w:rsidRDefault="00995EF0">
      <w:pPr>
        <w:ind w:firstLine="720"/>
        <w:jc w:val="both"/>
        <w:rPr>
          <w:rFonts w:ascii="Times New Roman" w:eastAsia="Times New Roman" w:hAnsi="Times New Roman" w:cs="Times New Roman"/>
          <w:sz w:val="28"/>
          <w:szCs w:val="28"/>
        </w:rPr>
      </w:pPr>
    </w:p>
    <w:p w14:paraId="7BF75F2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Signed………………….………………</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the “Employer”</w:t>
      </w:r>
    </w:p>
    <w:p w14:paraId="5C0B1BC9" w14:textId="77777777" w:rsidR="00995EF0" w:rsidRDefault="006B4AFF">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(Mr. </w:t>
      </w:r>
      <w:proofErr w:type="spellStart"/>
      <w:r>
        <w:rPr>
          <w:rFonts w:ascii="Times New Roman" w:eastAsia="Times New Roman" w:hAnsi="Times New Roman" w:cs="Times New Roman"/>
          <w:b/>
          <w:sz w:val="28"/>
          <w:szCs w:val="28"/>
        </w:rPr>
        <w:t>Vadym</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Bukhkalov</w:t>
      </w:r>
      <w:proofErr w:type="spellEnd"/>
      <w:r>
        <w:rPr>
          <w:rFonts w:ascii="Times New Roman" w:eastAsia="Times New Roman" w:hAnsi="Times New Roman" w:cs="Times New Roman"/>
          <w:b/>
          <w:sz w:val="28"/>
          <w:szCs w:val="28"/>
        </w:rPr>
        <w:t>)</w:t>
      </w:r>
    </w:p>
    <w:p w14:paraId="3135D127" w14:textId="77777777" w:rsidR="00995EF0" w:rsidRDefault="00995EF0">
      <w:pPr>
        <w:ind w:firstLine="720"/>
        <w:jc w:val="both"/>
        <w:rPr>
          <w:rFonts w:ascii="Times New Roman" w:eastAsia="Times New Roman" w:hAnsi="Times New Roman" w:cs="Times New Roman"/>
          <w:b/>
          <w:sz w:val="28"/>
          <w:szCs w:val="28"/>
        </w:rPr>
      </w:pPr>
    </w:p>
    <w:p w14:paraId="78A5848E" w14:textId="77777777" w:rsidR="00995EF0" w:rsidRDefault="00995EF0">
      <w:pPr>
        <w:ind w:left="1440" w:hanging="720"/>
        <w:jc w:val="both"/>
        <w:rPr>
          <w:rFonts w:ascii="Times New Roman" w:eastAsia="Times New Roman" w:hAnsi="Times New Roman" w:cs="Times New Roman"/>
          <w:sz w:val="28"/>
          <w:szCs w:val="28"/>
        </w:rPr>
      </w:pPr>
    </w:p>
    <w:p w14:paraId="73A8DC1D" w14:textId="1A9FF74C" w:rsidR="00995EF0" w:rsidRDefault="009E0484">
      <w:pPr>
        <w:ind w:left="1440" w:hanging="720"/>
        <w:jc w:val="both"/>
        <w:rPr>
          <w:rFonts w:ascii="Times New Roman" w:eastAsia="Times New Roman" w:hAnsi="Times New Roman" w:cs="Times New Roman"/>
          <w:b/>
          <w:sz w:val="28"/>
          <w:szCs w:val="28"/>
        </w:rPr>
      </w:pPr>
      <w:r w:rsidRPr="009E0484">
        <w:rPr>
          <w:rFonts w:ascii="Times New Roman" w:eastAsia="Times New Roman" w:hAnsi="Times New Roman" w:cs="Times New Roman"/>
          <w:b/>
          <w:sz w:val="28"/>
          <w:szCs w:val="28"/>
        </w:rPr>
        <w:t xml:space="preserve">MIT RUAMSRANG </w:t>
      </w:r>
      <w:proofErr w:type="spellStart"/>
      <w:proofErr w:type="gramStart"/>
      <w:r>
        <w:rPr>
          <w:rFonts w:ascii="Times New Roman" w:eastAsia="Times New Roman" w:hAnsi="Times New Roman" w:cs="Times New Roman"/>
          <w:b/>
          <w:sz w:val="28"/>
          <w:szCs w:val="28"/>
        </w:rPr>
        <w:t>Co.,Ltd</w:t>
      </w:r>
      <w:proofErr w:type="spellEnd"/>
      <w:r>
        <w:rPr>
          <w:rFonts w:ascii="Times New Roman" w:eastAsia="Times New Roman" w:hAnsi="Times New Roman" w:cs="Times New Roman"/>
          <w:b/>
          <w:sz w:val="28"/>
          <w:szCs w:val="28"/>
        </w:rPr>
        <w:t>.</w:t>
      </w:r>
      <w:proofErr w:type="gramEnd"/>
    </w:p>
    <w:p w14:paraId="05DEDA8E" w14:textId="77777777" w:rsidR="009E0484" w:rsidRPr="00C80C74" w:rsidRDefault="009E0484">
      <w:pPr>
        <w:ind w:left="1440" w:hanging="720"/>
        <w:jc w:val="both"/>
        <w:rPr>
          <w:rFonts w:ascii="Times New Roman" w:eastAsia="Times New Roman" w:hAnsi="Times New Roman" w:cs="Times New Roman"/>
          <w:sz w:val="28"/>
          <w:szCs w:val="28"/>
          <w:highlight w:val="green"/>
        </w:rPr>
      </w:pPr>
    </w:p>
    <w:p w14:paraId="30112EF0" w14:textId="77777777" w:rsidR="00995EF0" w:rsidRPr="000B513A" w:rsidRDefault="006B4AFF">
      <w:pPr>
        <w:ind w:firstLine="720"/>
        <w:jc w:val="both"/>
        <w:rPr>
          <w:rFonts w:ascii="Times New Roman" w:eastAsia="Times New Roman" w:hAnsi="Times New Roman" w:cs="Times New Roman"/>
          <w:sz w:val="28"/>
          <w:szCs w:val="28"/>
        </w:rPr>
      </w:pPr>
      <w:r w:rsidRPr="000B513A">
        <w:rPr>
          <w:rFonts w:ascii="Times New Roman" w:eastAsia="Times New Roman" w:hAnsi="Times New Roman" w:cs="Times New Roman"/>
          <w:sz w:val="28"/>
          <w:szCs w:val="28"/>
        </w:rPr>
        <w:t>Signed………………….………………</w:t>
      </w:r>
      <w:proofErr w:type="gramStart"/>
      <w:r w:rsidRPr="000B513A">
        <w:rPr>
          <w:rFonts w:ascii="Times New Roman" w:eastAsia="Times New Roman" w:hAnsi="Times New Roman" w:cs="Times New Roman"/>
          <w:sz w:val="28"/>
          <w:szCs w:val="28"/>
        </w:rPr>
        <w:t>…..</w:t>
      </w:r>
      <w:proofErr w:type="gramEnd"/>
      <w:r w:rsidRPr="000B513A">
        <w:rPr>
          <w:rFonts w:ascii="Times New Roman" w:eastAsia="Times New Roman" w:hAnsi="Times New Roman" w:cs="Times New Roman"/>
          <w:sz w:val="28"/>
          <w:szCs w:val="28"/>
        </w:rPr>
        <w:t>the “Contractor”</w:t>
      </w:r>
    </w:p>
    <w:p w14:paraId="1E426982" w14:textId="2C509082" w:rsidR="00995EF0" w:rsidRPr="000B513A" w:rsidRDefault="006B4AFF">
      <w:pPr>
        <w:ind w:firstLine="720"/>
        <w:jc w:val="both"/>
        <w:rPr>
          <w:rFonts w:ascii="Times New Roman" w:eastAsia="Times New Roman" w:hAnsi="Times New Roman" w:cs="Times New Roman"/>
          <w:b/>
          <w:sz w:val="28"/>
          <w:szCs w:val="28"/>
        </w:rPr>
      </w:pPr>
      <w:proofErr w:type="gramStart"/>
      <w:r w:rsidRPr="000B513A">
        <w:rPr>
          <w:rFonts w:ascii="Times New Roman" w:eastAsia="Times New Roman" w:hAnsi="Times New Roman" w:cs="Times New Roman"/>
          <w:b/>
          <w:sz w:val="28"/>
          <w:szCs w:val="28"/>
        </w:rPr>
        <w:t>(</w:t>
      </w:r>
      <w:r w:rsidR="00C80C74" w:rsidRPr="000B513A">
        <w:rPr>
          <w:rFonts w:ascii="Times New Roman" w:eastAsia="Times New Roman" w:hAnsi="Times New Roman" w:cs="Times New Roman"/>
          <w:b/>
          <w:sz w:val="28"/>
          <w:szCs w:val="28"/>
        </w:rPr>
        <w:t xml:space="preserve"> </w:t>
      </w:r>
      <w:r w:rsidR="009E0484" w:rsidRPr="000B513A">
        <w:rPr>
          <w:rFonts w:ascii="Times New Roman" w:eastAsia="Times New Roman" w:hAnsi="Times New Roman" w:cs="Times New Roman"/>
          <w:b/>
          <w:sz w:val="28"/>
          <w:szCs w:val="28"/>
        </w:rPr>
        <w:t>Mr.</w:t>
      </w:r>
      <w:proofErr w:type="gramEnd"/>
      <w:r w:rsidR="009E0484" w:rsidRPr="000B513A">
        <w:rPr>
          <w:rFonts w:ascii="Times New Roman" w:eastAsia="Times New Roman" w:hAnsi="Times New Roman" w:cs="Times New Roman"/>
          <w:b/>
          <w:sz w:val="28"/>
          <w:szCs w:val="28"/>
        </w:rPr>
        <w:t xml:space="preserve"> </w:t>
      </w:r>
      <w:proofErr w:type="spellStart"/>
      <w:r w:rsidR="007948DA">
        <w:rPr>
          <w:rFonts w:ascii="Times New Roman" w:eastAsia="Times New Roman" w:hAnsi="Times New Roman" w:cs="Times New Roman"/>
          <w:b/>
          <w:sz w:val="28"/>
          <w:szCs w:val="28"/>
        </w:rPr>
        <w:t>Winai</w:t>
      </w:r>
      <w:proofErr w:type="spellEnd"/>
      <w:r w:rsidR="007948DA">
        <w:rPr>
          <w:rFonts w:ascii="Times New Roman" w:eastAsia="Times New Roman" w:hAnsi="Times New Roman" w:cs="Times New Roman"/>
          <w:b/>
          <w:sz w:val="28"/>
          <w:szCs w:val="28"/>
        </w:rPr>
        <w:t xml:space="preserve"> </w:t>
      </w:r>
      <w:proofErr w:type="spellStart"/>
      <w:r w:rsidR="007948DA">
        <w:rPr>
          <w:rFonts w:ascii="Times New Roman" w:eastAsia="Times New Roman" w:hAnsi="Times New Roman" w:cs="Times New Roman"/>
          <w:b/>
          <w:sz w:val="28"/>
          <w:szCs w:val="28"/>
        </w:rPr>
        <w:t>Chamnong</w:t>
      </w:r>
      <w:proofErr w:type="spellEnd"/>
      <w:r w:rsidRPr="000B513A">
        <w:rPr>
          <w:rFonts w:ascii="Times New Roman" w:eastAsia="Times New Roman" w:hAnsi="Times New Roman" w:cs="Times New Roman"/>
          <w:b/>
          <w:sz w:val="28"/>
          <w:szCs w:val="28"/>
        </w:rPr>
        <w:t>)</w:t>
      </w:r>
    </w:p>
    <w:p w14:paraId="74D65C2B" w14:textId="77777777" w:rsidR="00995EF0" w:rsidRDefault="00995EF0">
      <w:pPr>
        <w:ind w:firstLine="720"/>
        <w:jc w:val="both"/>
        <w:rPr>
          <w:rFonts w:ascii="Times New Roman" w:eastAsia="Times New Roman" w:hAnsi="Times New Roman" w:cs="Times New Roman"/>
          <w:b/>
          <w:sz w:val="28"/>
          <w:szCs w:val="28"/>
        </w:rPr>
      </w:pPr>
    </w:p>
    <w:p w14:paraId="5E9AC372" w14:textId="77777777" w:rsidR="00995EF0" w:rsidRDefault="00995EF0">
      <w:pPr>
        <w:ind w:firstLine="720"/>
        <w:jc w:val="both"/>
        <w:rPr>
          <w:rFonts w:ascii="Times New Roman" w:eastAsia="Times New Roman" w:hAnsi="Times New Roman" w:cs="Times New Roman"/>
          <w:sz w:val="28"/>
          <w:szCs w:val="28"/>
        </w:rPr>
      </w:pPr>
    </w:p>
    <w:p w14:paraId="7248E6EB" w14:textId="77777777" w:rsidR="00995EF0" w:rsidRDefault="00995EF0">
      <w:pPr>
        <w:ind w:firstLine="720"/>
        <w:jc w:val="both"/>
        <w:rPr>
          <w:rFonts w:ascii="Times New Roman" w:eastAsia="Times New Roman" w:hAnsi="Times New Roman" w:cs="Times New Roman"/>
          <w:sz w:val="28"/>
          <w:szCs w:val="28"/>
        </w:rPr>
      </w:pPr>
    </w:p>
    <w:p w14:paraId="75820B6D" w14:textId="18FD4A63" w:rsidR="007948DA" w:rsidRDefault="006B4AFF" w:rsidP="007948DA">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Signed……………………….……………Witness</w:t>
      </w:r>
    </w:p>
    <w:p w14:paraId="4AC18B63" w14:textId="481B801F"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20EFC07" w14:textId="73E77F6B" w:rsidR="007948DA" w:rsidRDefault="007948DA">
      <w:pPr>
        <w:ind w:firstLine="720"/>
        <w:jc w:val="both"/>
        <w:rPr>
          <w:rFonts w:ascii="Times New Roman" w:eastAsia="Times New Roman" w:hAnsi="Times New Roman" w:cs="Times New Roman"/>
          <w:sz w:val="28"/>
          <w:szCs w:val="28"/>
        </w:rPr>
      </w:pPr>
    </w:p>
    <w:p w14:paraId="131014C6" w14:textId="77777777" w:rsidR="007948DA" w:rsidRDefault="007948DA">
      <w:pPr>
        <w:ind w:firstLine="720"/>
        <w:jc w:val="both"/>
        <w:rPr>
          <w:rFonts w:ascii="Times New Roman" w:eastAsia="Times New Roman" w:hAnsi="Times New Roman" w:cs="Times New Roman"/>
          <w:sz w:val="28"/>
          <w:szCs w:val="28"/>
        </w:rPr>
      </w:pPr>
    </w:p>
    <w:p w14:paraId="7E0D3B17" w14:textId="77777777" w:rsidR="00995EF0" w:rsidRDefault="00995EF0">
      <w:pPr>
        <w:ind w:firstLine="720"/>
        <w:jc w:val="both"/>
        <w:rPr>
          <w:rFonts w:ascii="Times New Roman" w:eastAsia="Times New Roman" w:hAnsi="Times New Roman" w:cs="Times New Roman"/>
          <w:sz w:val="28"/>
          <w:szCs w:val="28"/>
        </w:rPr>
      </w:pPr>
    </w:p>
    <w:p w14:paraId="5CA0D14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Signed…………………</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Witness</w:t>
      </w:r>
    </w:p>
    <w:p w14:paraId="208A38D6"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sectPr w:rsidR="00995EF0">
      <w:headerReference w:type="default" r:id="rId9"/>
      <w:footerReference w:type="default" r:id="rId10"/>
      <w:pgSz w:w="12240" w:h="15840"/>
      <w:pgMar w:top="1170" w:right="1170" w:bottom="36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20E84" w14:textId="77777777" w:rsidR="00060816" w:rsidRDefault="00060816">
      <w:r>
        <w:separator/>
      </w:r>
    </w:p>
  </w:endnote>
  <w:endnote w:type="continuationSeparator" w:id="0">
    <w:p w14:paraId="2E3DDA9E" w14:textId="77777777" w:rsidR="00060816" w:rsidRDefault="0006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notTrueType/>
    <w:pitch w:val="default"/>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Browallia New">
    <w:panose1 w:val="020B0604020202020204"/>
    <w:charset w:val="DE"/>
    <w:family w:val="swiss"/>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F6E1F" w14:textId="77777777" w:rsidR="00995EF0" w:rsidRDefault="00995EF0">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3E506A76" w14:textId="77777777" w:rsidR="00995EF0" w:rsidRDefault="006B4AFF">
    <w:pPr>
      <w:pBdr>
        <w:top w:val="nil"/>
        <w:left w:val="nil"/>
        <w:bottom w:val="nil"/>
        <w:right w:val="nil"/>
        <w:between w:val="nil"/>
      </w:pBdr>
      <w:tabs>
        <w:tab w:val="center" w:pos="4320"/>
        <w:tab w:val="right" w:pos="8640"/>
      </w:tabs>
      <w:rPr>
        <w:rFonts w:ascii="Georgia" w:eastAsia="Georgia" w:hAnsi="Georgia" w:cs="Georgia"/>
        <w:b/>
        <w:color w:val="808080"/>
        <w:sz w:val="16"/>
        <w:szCs w:val="16"/>
      </w:rPr>
    </w:pPr>
    <w:r>
      <w:rPr>
        <w:rFonts w:ascii="Georgia" w:eastAsia="Georgia" w:hAnsi="Georgia" w:cs="Georgia"/>
        <w:b/>
        <w:color w:val="808080"/>
        <w:sz w:val="16"/>
        <w:szCs w:val="16"/>
      </w:rPr>
      <w:t>Contractor………………………………</w:t>
    </w:r>
    <w:proofErr w:type="gramStart"/>
    <w:r>
      <w:rPr>
        <w:rFonts w:ascii="Georgia" w:eastAsia="Georgia" w:hAnsi="Georgia" w:cs="Georgia"/>
        <w:b/>
        <w:color w:val="808080"/>
        <w:sz w:val="16"/>
        <w:szCs w:val="16"/>
      </w:rPr>
      <w:t>…..</w:t>
    </w:r>
    <w:proofErr w:type="gramEnd"/>
    <w:r>
      <w:rPr>
        <w:rFonts w:ascii="Georgia" w:eastAsia="Georgia" w:hAnsi="Georgia" w:cs="Georgia"/>
        <w:b/>
        <w:color w:val="808080"/>
        <w:sz w:val="16"/>
        <w:szCs w:val="16"/>
      </w:rPr>
      <w:t xml:space="preserve">                                                            Employer…………………………………………</w:t>
    </w:r>
  </w:p>
  <w:p w14:paraId="2E110A7C" w14:textId="77777777" w:rsidR="00995EF0" w:rsidRDefault="00995EF0">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5ECBF3D0" w14:textId="77777777" w:rsidR="00995EF0" w:rsidRDefault="00995EF0">
    <w:pPr>
      <w:pBdr>
        <w:top w:val="nil"/>
        <w:left w:val="nil"/>
        <w:bottom w:val="nil"/>
        <w:right w:val="nil"/>
        <w:between w:val="nil"/>
      </w:pBdr>
      <w:tabs>
        <w:tab w:val="center" w:pos="4320"/>
        <w:tab w:val="right" w:pos="8640"/>
      </w:tabs>
      <w:jc w:val="center"/>
      <w:rPr>
        <w:rFonts w:ascii="Times New Roman" w:eastAsia="Times New Roman" w:hAnsi="Times New Roman" w:cs="Times New Roman"/>
        <w:b/>
        <w:color w:val="000000"/>
        <w:sz w:val="24"/>
        <w:szCs w:val="24"/>
      </w:rPr>
    </w:pPr>
  </w:p>
  <w:p w14:paraId="51555850" w14:textId="77777777" w:rsidR="00995EF0" w:rsidRDefault="006B4AFF">
    <w:pPr>
      <w:pBdr>
        <w:top w:val="nil"/>
        <w:left w:val="nil"/>
        <w:bottom w:val="nil"/>
        <w:right w:val="nil"/>
        <w:between w:val="nil"/>
      </w:pBdr>
      <w:tabs>
        <w:tab w:val="center" w:pos="4320"/>
        <w:tab w:val="right" w:pos="8640"/>
      </w:tabs>
      <w:jc w:val="center"/>
      <w:rPr>
        <w:rFonts w:ascii="Georgia" w:eastAsia="Georgia" w:hAnsi="Georgia" w:cs="Georgia"/>
        <w:color w:val="808080"/>
        <w:sz w:val="16"/>
        <w:szCs w:val="16"/>
      </w:rPr>
    </w:pPr>
    <w:r>
      <w:rPr>
        <w:color w:val="000000"/>
      </w:rPr>
      <w:fldChar w:fldCharType="begin"/>
    </w:r>
    <w:r>
      <w:rPr>
        <w:color w:val="000000"/>
      </w:rPr>
      <w:instrText>PAGE</w:instrText>
    </w:r>
    <w:r>
      <w:rPr>
        <w:color w:val="000000"/>
      </w:rPr>
      <w:fldChar w:fldCharType="separate"/>
    </w:r>
    <w:r w:rsidR="0030083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4BBF0" w14:textId="77777777" w:rsidR="00060816" w:rsidRDefault="00060816">
      <w:r>
        <w:separator/>
      </w:r>
    </w:p>
  </w:footnote>
  <w:footnote w:type="continuationSeparator" w:id="0">
    <w:p w14:paraId="7C93D662" w14:textId="77777777" w:rsidR="00060816" w:rsidRDefault="0006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4A11C" w14:textId="77777777" w:rsidR="00995EF0" w:rsidRDefault="006B4AFF">
    <w:pPr>
      <w:pBdr>
        <w:top w:val="nil"/>
        <w:left w:val="nil"/>
        <w:bottom w:val="nil"/>
        <w:right w:val="nil"/>
        <w:between w:val="nil"/>
      </w:pBdr>
      <w:tabs>
        <w:tab w:val="center" w:pos="4320"/>
        <w:tab w:val="right" w:pos="8640"/>
      </w:tabs>
      <w:rPr>
        <w:color w:val="000000"/>
      </w:rPr>
    </w:pPr>
    <w:r>
      <w:rPr>
        <w:noProof/>
        <w:color w:val="4F81BD"/>
      </w:rPr>
      <mc:AlternateContent>
        <mc:Choice Requires="wps">
          <w:drawing>
            <wp:anchor distT="0" distB="0" distL="114300" distR="114300" simplePos="0" relativeHeight="251658240" behindDoc="0" locked="0" layoutInCell="1" hidden="0" allowOverlap="1" wp14:anchorId="69D301D9" wp14:editId="5EFAE375">
              <wp:simplePos x="0" y="0"/>
              <wp:positionH relativeFrom="page">
                <wp:posOffset>304483</wp:posOffset>
              </wp:positionH>
              <wp:positionV relativeFrom="page">
                <wp:posOffset>258763</wp:posOffset>
              </wp:positionV>
              <wp:extent cx="7239635" cy="9411335"/>
              <wp:effectExtent l="0" t="0" r="0" b="0"/>
              <wp:wrapNone/>
              <wp:docPr id="453" name="Прямоугольник 453"/>
              <wp:cNvGraphicFramePr/>
              <a:graphic xmlns:a="http://schemas.openxmlformats.org/drawingml/2006/main">
                <a:graphicData uri="http://schemas.microsoft.com/office/word/2010/wordprocessingShape">
                  <wps:wsp>
                    <wps:cNvSpPr/>
                    <wps:spPr>
                      <a:xfrm>
                        <a:off x="1734120" y="0"/>
                        <a:ext cx="7223760" cy="7560000"/>
                      </a:xfrm>
                      <a:prstGeom prst="rect">
                        <a:avLst/>
                      </a:prstGeom>
                      <a:noFill/>
                      <a:ln w="15875" cap="flat" cmpd="sng">
                        <a:solidFill>
                          <a:srgbClr val="BFBFBF"/>
                        </a:solidFill>
                        <a:prstDash val="solid"/>
                        <a:round/>
                        <a:headEnd type="none" w="sm" len="sm"/>
                        <a:tailEnd type="none" w="sm" len="sm"/>
                      </a:ln>
                    </wps:spPr>
                    <wps:txbx>
                      <w:txbxContent>
                        <w:p w14:paraId="59F4E27C" w14:textId="77777777" w:rsidR="00995EF0" w:rsidRDefault="00995EF0">
                          <w:pPr>
                            <w:textDirection w:val="btLr"/>
                          </w:pPr>
                        </w:p>
                      </w:txbxContent>
                    </wps:txbx>
                    <wps:bodyPr spcFirstLastPara="1" wrap="square" lIns="91425" tIns="91425" rIns="91425" bIns="91425" anchor="ctr" anchorCtr="0">
                      <a:noAutofit/>
                    </wps:bodyPr>
                  </wps:wsp>
                </a:graphicData>
              </a:graphic>
            </wp:anchor>
          </w:drawing>
        </mc:Choice>
        <mc:Fallback>
          <w:pict>
            <v:rect w14:anchorId="69D301D9" id="Прямоугольник 453" o:spid="_x0000_s1026" style="position:absolute;margin-left:24pt;margin-top:20.4pt;width:570.05pt;height:741.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" filled="f" strokecolor="#bfbfbf" strokeweight="1.25pt">
              <v:stroke startarrowwidth="narrow" startarrowlength="short" endarrowwidth="narrow" endarrowlength="short" joinstyle="round"/>
              <v:textbox inset="2.53958mm,2.53958mm,2.53958mm,2.53958mm">
                <w:txbxContent>
                  <w:p w14:paraId="59F4E27C" w14:textId="77777777" w:rsidR="00995EF0" w:rsidRDefault="00995EF0">
                    <w:pPr>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911D4"/>
    <w:multiLevelType w:val="multilevel"/>
    <w:tmpl w:val="56A424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VC">
    <w15:presenceInfo w15:providerId="None" w15:userId="User V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F0"/>
    <w:rsid w:val="0000417F"/>
    <w:rsid w:val="00060816"/>
    <w:rsid w:val="000B513A"/>
    <w:rsid w:val="001B636A"/>
    <w:rsid w:val="001F346E"/>
    <w:rsid w:val="00244FA6"/>
    <w:rsid w:val="00245960"/>
    <w:rsid w:val="00246DEF"/>
    <w:rsid w:val="002528DC"/>
    <w:rsid w:val="002760E7"/>
    <w:rsid w:val="002B74F1"/>
    <w:rsid w:val="002C27F5"/>
    <w:rsid w:val="002D31E4"/>
    <w:rsid w:val="002E33AC"/>
    <w:rsid w:val="00300836"/>
    <w:rsid w:val="00305C9D"/>
    <w:rsid w:val="0031175A"/>
    <w:rsid w:val="003C5BCD"/>
    <w:rsid w:val="0046376B"/>
    <w:rsid w:val="00467EC4"/>
    <w:rsid w:val="00494317"/>
    <w:rsid w:val="004973B3"/>
    <w:rsid w:val="005E40FC"/>
    <w:rsid w:val="005E4925"/>
    <w:rsid w:val="00673598"/>
    <w:rsid w:val="006B4AFF"/>
    <w:rsid w:val="006D754E"/>
    <w:rsid w:val="00793D3C"/>
    <w:rsid w:val="007948DA"/>
    <w:rsid w:val="00817203"/>
    <w:rsid w:val="00887D4B"/>
    <w:rsid w:val="008A1656"/>
    <w:rsid w:val="009166B0"/>
    <w:rsid w:val="00984B18"/>
    <w:rsid w:val="00995EF0"/>
    <w:rsid w:val="009A0A56"/>
    <w:rsid w:val="009A30AA"/>
    <w:rsid w:val="009E0484"/>
    <w:rsid w:val="00A075C5"/>
    <w:rsid w:val="00A42F0B"/>
    <w:rsid w:val="00A51E47"/>
    <w:rsid w:val="00A97490"/>
    <w:rsid w:val="00B27F93"/>
    <w:rsid w:val="00BE12FB"/>
    <w:rsid w:val="00C0743D"/>
    <w:rsid w:val="00C72B5D"/>
    <w:rsid w:val="00C80C74"/>
    <w:rsid w:val="00C97A2B"/>
    <w:rsid w:val="00CE3F2C"/>
    <w:rsid w:val="00D10588"/>
    <w:rsid w:val="00D8743C"/>
    <w:rsid w:val="00D92026"/>
    <w:rsid w:val="00DE1A30"/>
    <w:rsid w:val="00E25227"/>
    <w:rsid w:val="00E865C7"/>
    <w:rsid w:val="00ED2125"/>
    <w:rsid w:val="00F1721A"/>
    <w:rsid w:val="00F61A21"/>
    <w:rsid w:val="00F9752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CA8F"/>
  <w15:docId w15:val="{1A8308A0-1088-449F-9E7F-22F51BDA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ngsana New" w:eastAsia="Angsana New" w:hAnsi="Angsana New" w:cs="Angsana New"/>
        <w:sz w:val="32"/>
        <w:szCs w:val="3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F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604CF2"/>
    <w:rPr>
      <w:color w:val="0000FF"/>
      <w:u w:val="single"/>
    </w:rPr>
  </w:style>
  <w:style w:type="paragraph" w:styleId="BodyTextIndent">
    <w:name w:val="Body Text Indent"/>
    <w:basedOn w:val="Normal"/>
    <w:rsid w:val="00D06344"/>
    <w:pPr>
      <w:spacing w:before="100" w:beforeAutospacing="1" w:after="100" w:afterAutospacing="1"/>
    </w:pPr>
    <w:rPr>
      <w:lang w:val="it-IT" w:eastAsia="it-IT"/>
    </w:rPr>
  </w:style>
  <w:style w:type="paragraph" w:styleId="BodyText">
    <w:name w:val="Body Text"/>
    <w:basedOn w:val="Normal"/>
    <w:rsid w:val="00D06344"/>
    <w:pPr>
      <w:ind w:right="-82"/>
    </w:pPr>
    <w:rPr>
      <w:rFonts w:ascii="Garamond" w:hAnsi="Garamond"/>
      <w:sz w:val="28"/>
      <w:szCs w:val="28"/>
      <w:lang w:val="it-IT" w:eastAsia="it-IT"/>
    </w:rPr>
  </w:style>
  <w:style w:type="paragraph" w:styleId="Header">
    <w:name w:val="header"/>
    <w:basedOn w:val="Normal"/>
    <w:link w:val="HeaderChar"/>
    <w:uiPriority w:val="99"/>
    <w:rsid w:val="002749FE"/>
    <w:pPr>
      <w:tabs>
        <w:tab w:val="center" w:pos="4320"/>
        <w:tab w:val="right" w:pos="8640"/>
      </w:tabs>
    </w:pPr>
  </w:style>
  <w:style w:type="paragraph" w:styleId="Footer">
    <w:name w:val="footer"/>
    <w:basedOn w:val="Normal"/>
    <w:rsid w:val="002749FE"/>
    <w:pPr>
      <w:tabs>
        <w:tab w:val="center" w:pos="4320"/>
        <w:tab w:val="right" w:pos="8640"/>
      </w:tabs>
    </w:pPr>
  </w:style>
  <w:style w:type="character" w:styleId="PageNumber">
    <w:name w:val="page number"/>
    <w:basedOn w:val="DefaultParagraphFont"/>
    <w:rsid w:val="00DE17D0"/>
  </w:style>
  <w:style w:type="paragraph" w:styleId="BalloonText">
    <w:name w:val="Balloon Text"/>
    <w:basedOn w:val="Normal"/>
    <w:link w:val="BalloonTextChar"/>
    <w:rsid w:val="00EA3552"/>
    <w:rPr>
      <w:rFonts w:ascii="Tahoma" w:hAnsi="Tahoma"/>
      <w:sz w:val="16"/>
      <w:szCs w:val="20"/>
    </w:rPr>
  </w:style>
  <w:style w:type="character" w:customStyle="1" w:styleId="BalloonTextChar">
    <w:name w:val="Balloon Text Char"/>
    <w:link w:val="BalloonText"/>
    <w:rsid w:val="00EA3552"/>
    <w:rPr>
      <w:rFonts w:ascii="Tahoma" w:hAnsi="Tahoma" w:cs="Angsana New"/>
      <w:sz w:val="16"/>
    </w:rPr>
  </w:style>
  <w:style w:type="paragraph" w:styleId="ListParagraph">
    <w:name w:val="List Paragraph"/>
    <w:basedOn w:val="Normal"/>
    <w:uiPriority w:val="34"/>
    <w:qFormat/>
    <w:rsid w:val="001C7CC6"/>
    <w:pPr>
      <w:ind w:left="720"/>
      <w:contextualSpacing/>
    </w:pPr>
    <w:rPr>
      <w:szCs w:val="40"/>
    </w:rPr>
  </w:style>
  <w:style w:type="character" w:customStyle="1" w:styleId="HeaderChar">
    <w:name w:val="Header Char"/>
    <w:basedOn w:val="DefaultParagraphFont"/>
    <w:link w:val="Header"/>
    <w:uiPriority w:val="99"/>
    <w:rsid w:val="00DA2639"/>
    <w:rPr>
      <w:rFonts w:ascii="Angsana New" w:hAnsi="Angsana New" w:cs="Angsana New"/>
      <w:sz w:val="32"/>
      <w:szCs w:val="32"/>
    </w:rPr>
  </w:style>
  <w:style w:type="character" w:customStyle="1" w:styleId="UnresolvedMention1">
    <w:name w:val="Unresolved Mention1"/>
    <w:basedOn w:val="DefaultParagraphFont"/>
    <w:uiPriority w:val="99"/>
    <w:semiHidden/>
    <w:unhideWhenUsed/>
    <w:rsid w:val="00AC642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zi4Gt++rGo1Ain4NnKowq32zLg==">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4300</Words>
  <Characters>24516</Characters>
  <Application>Microsoft Office Word</Application>
  <DocSecurity>0</DocSecurity>
  <Lines>204</Lines>
  <Paragraphs>57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iLLuSioN</dc:creator>
  <cp:lastModifiedBy>User VC</cp:lastModifiedBy>
  <cp:revision>3</cp:revision>
  <dcterms:created xsi:type="dcterms:W3CDTF">2023-09-06T02:34:00Z</dcterms:created>
  <dcterms:modified xsi:type="dcterms:W3CDTF">2023-09-06T03:09:00Z</dcterms:modified>
</cp:coreProperties>
</file>